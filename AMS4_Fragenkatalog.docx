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138FD" w14:textId="115467FF" w:rsidR="00E2733C" w:rsidRDefault="508A2125" w:rsidP="008D62C1">
      <w:pPr>
        <w:pStyle w:val="Listenabsatz"/>
        <w:numPr>
          <w:ilvl w:val="0"/>
          <w:numId w:val="50"/>
        </w:numPr>
        <w:rPr>
          <w:rFonts w:eastAsiaTheme="minorEastAsia"/>
          <w:b/>
          <w:bCs/>
          <w:sz w:val="27"/>
          <w:szCs w:val="27"/>
        </w:rPr>
      </w:pPr>
      <w:r w:rsidRPr="00ED3938">
        <w:rPr>
          <w:rFonts w:ascii="Calibri" w:eastAsia="Calibri" w:hAnsi="Calibri" w:cs="Calibri"/>
          <w:b/>
          <w:bCs/>
          <w:sz w:val="27"/>
          <w:szCs w:val="27"/>
          <w:highlight w:val="green"/>
        </w:rPr>
        <w:t>Was ist ein Graph?</w:t>
      </w:r>
    </w:p>
    <w:p w14:paraId="5A298B4C" w14:textId="0AE630DD" w:rsidR="604A6326" w:rsidRDefault="604A6326" w:rsidP="008D62C1">
      <w:pPr>
        <w:pStyle w:val="Listenabsatz"/>
        <w:numPr>
          <w:ilvl w:val="0"/>
          <w:numId w:val="49"/>
        </w:numPr>
        <w:rPr>
          <w:rFonts w:eastAsiaTheme="minorEastAsia"/>
          <w:sz w:val="27"/>
          <w:szCs w:val="27"/>
        </w:rPr>
      </w:pPr>
      <w:r w:rsidRPr="08056B30">
        <w:rPr>
          <w:rFonts w:ascii="Calibri" w:eastAsia="Calibri" w:hAnsi="Calibri" w:cs="Calibri"/>
          <w:sz w:val="27"/>
          <w:szCs w:val="27"/>
        </w:rPr>
        <w:t>2</w:t>
      </w:r>
      <w:r w:rsidR="00874519">
        <w:rPr>
          <w:rFonts w:ascii="Calibri" w:eastAsia="Calibri" w:hAnsi="Calibri" w:cs="Calibri"/>
          <w:sz w:val="27"/>
          <w:szCs w:val="27"/>
        </w:rPr>
        <w:t>er</w:t>
      </w:r>
      <w:r w:rsidR="0037347D">
        <w:rPr>
          <w:rFonts w:ascii="Calibri" w:eastAsia="Calibri" w:hAnsi="Calibri" w:cs="Calibri"/>
          <w:sz w:val="27"/>
          <w:szCs w:val="27"/>
        </w:rPr>
        <w:t>-</w:t>
      </w:r>
      <w:r w:rsidRPr="08056B30">
        <w:rPr>
          <w:rFonts w:ascii="Calibri" w:eastAsia="Calibri" w:hAnsi="Calibri" w:cs="Calibri"/>
          <w:sz w:val="27"/>
          <w:szCs w:val="27"/>
        </w:rPr>
        <w:t xml:space="preserve">Tupel aus Menge V...Knoten und E...Kanten (E </w:t>
      </w:r>
      <w:r w:rsidR="00AB1740" w:rsidRPr="08056B30">
        <w:rPr>
          <w:rFonts w:ascii="Cambria Math" w:eastAsia="Calibri" w:hAnsi="Cambria Math" w:cs="Cambria Math"/>
          <w:sz w:val="27"/>
          <w:szCs w:val="27"/>
        </w:rPr>
        <w:t>⊆</w:t>
      </w:r>
      <w:r w:rsidRPr="08056B30">
        <w:rPr>
          <w:rFonts w:ascii="Calibri" w:eastAsia="Calibri" w:hAnsi="Calibri" w:cs="Calibri"/>
          <w:sz w:val="27"/>
          <w:szCs w:val="27"/>
        </w:rPr>
        <w:t xml:space="preserve">  [V]^2), Menge aus Kanten und eine Menge aus Knoten</w:t>
      </w:r>
    </w:p>
    <w:p w14:paraId="141B435F" w14:textId="4ACD7B9E" w:rsidR="604A6326" w:rsidRDefault="604A6326" w:rsidP="008D62C1">
      <w:pPr>
        <w:pStyle w:val="Listenabsatz"/>
        <w:numPr>
          <w:ilvl w:val="0"/>
          <w:numId w:val="49"/>
        </w:numPr>
        <w:rPr>
          <w:rFonts w:eastAsiaTheme="minorEastAsia"/>
          <w:sz w:val="27"/>
          <w:szCs w:val="27"/>
        </w:rPr>
      </w:pPr>
      <w:r w:rsidRPr="08056B30">
        <w:rPr>
          <w:rFonts w:ascii="Calibri" w:eastAsia="Calibri" w:hAnsi="Calibri" w:cs="Calibri"/>
          <w:sz w:val="27"/>
          <w:szCs w:val="27"/>
        </w:rPr>
        <w:t>G = (V,E), Reihenfolge der Tupel egal</w:t>
      </w:r>
    </w:p>
    <w:p w14:paraId="32C93908" w14:textId="40820434" w:rsidR="08056B30" w:rsidRPr="00B81BF0" w:rsidRDefault="005123C0" w:rsidP="08056B30">
      <w:pPr>
        <w:pStyle w:val="Listenabsatz"/>
        <w:numPr>
          <w:ilvl w:val="0"/>
          <w:numId w:val="49"/>
        </w:numPr>
        <w:rPr>
          <w:sz w:val="27"/>
          <w:szCs w:val="27"/>
        </w:rPr>
      </w:pPr>
      <w:r>
        <w:rPr>
          <w:rFonts w:ascii="Calibri" w:eastAsia="Calibri" w:hAnsi="Calibri" w:cs="Calibri"/>
          <w:sz w:val="27"/>
          <w:szCs w:val="27"/>
        </w:rPr>
        <w:t>&lt;</w:t>
      </w:r>
      <w:r w:rsidR="604A6326" w:rsidRPr="08056B30">
        <w:rPr>
          <w:rFonts w:ascii="Calibri" w:eastAsia="Calibri" w:hAnsi="Calibri" w:cs="Calibri"/>
          <w:sz w:val="27"/>
          <w:szCs w:val="27"/>
        </w:rPr>
        <w:t>e = {</w:t>
      </w:r>
      <w:proofErr w:type="spellStart"/>
      <w:r w:rsidR="604A6326" w:rsidRPr="08056B30">
        <w:rPr>
          <w:rFonts w:ascii="Calibri" w:eastAsia="Calibri" w:hAnsi="Calibri" w:cs="Calibri"/>
          <w:sz w:val="27"/>
          <w:szCs w:val="27"/>
        </w:rPr>
        <w:t>u,v</w:t>
      </w:r>
      <w:proofErr w:type="spellEnd"/>
      <w:r w:rsidR="604A6326" w:rsidRPr="08056B30">
        <w:rPr>
          <w:rFonts w:ascii="Calibri" w:eastAsia="Calibri" w:hAnsi="Calibri" w:cs="Calibri"/>
          <w:sz w:val="27"/>
          <w:szCs w:val="27"/>
        </w:rPr>
        <w:t>} -&gt; Kante zwischen Knoten u und v</w:t>
      </w:r>
    </w:p>
    <w:p w14:paraId="4C465B83" w14:textId="47F25972" w:rsidR="00B81BF0" w:rsidRDefault="00B81BF0" w:rsidP="00B81BF0">
      <w:pPr>
        <w:jc w:val="center"/>
        <w:rPr>
          <w:rFonts w:ascii="Calibri" w:eastAsia="Calibri" w:hAnsi="Calibri" w:cs="Calibri"/>
          <w:sz w:val="27"/>
          <w:szCs w:val="27"/>
        </w:rPr>
      </w:pPr>
      <w:r w:rsidRPr="00B81BF0">
        <w:rPr>
          <w:rFonts w:ascii="Calibri" w:eastAsia="Calibri" w:hAnsi="Calibri" w:cs="Calibri"/>
          <w:noProof/>
          <w:sz w:val="27"/>
          <w:szCs w:val="27"/>
        </w:rPr>
        <w:drawing>
          <wp:inline distT="0" distB="0" distL="0" distR="0" wp14:anchorId="375E4A79" wp14:editId="718D3F10">
            <wp:extent cx="2172528" cy="1725243"/>
            <wp:effectExtent l="133350" t="114300" r="132715" b="1612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2850" cy="1733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F7502" w14:textId="77E49A56" w:rsidR="604A6326"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Welche Arten von Graphen kennen Sie?</w:t>
      </w:r>
    </w:p>
    <w:p w14:paraId="0A693DA5" w14:textId="3B42AA40" w:rsidR="00E2733C" w:rsidRDefault="604A6326" w:rsidP="008D62C1">
      <w:pPr>
        <w:pStyle w:val="Listenabsatz"/>
        <w:numPr>
          <w:ilvl w:val="0"/>
          <w:numId w:val="48"/>
        </w:numPr>
        <w:rPr>
          <w:rFonts w:eastAsiaTheme="minorEastAsia"/>
          <w:sz w:val="27"/>
          <w:szCs w:val="27"/>
        </w:rPr>
      </w:pPr>
      <w:r w:rsidRPr="08056B30">
        <w:rPr>
          <w:rFonts w:ascii="Calibri" w:eastAsia="Calibri" w:hAnsi="Calibri" w:cs="Calibri"/>
          <w:sz w:val="27"/>
          <w:szCs w:val="27"/>
        </w:rPr>
        <w:t>Gerichtet</w:t>
      </w:r>
    </w:p>
    <w:p w14:paraId="456A9BCD" w14:textId="5FCFFBA9" w:rsidR="08056B30" w:rsidRDefault="08056B30" w:rsidP="008D62C1">
      <w:pPr>
        <w:pStyle w:val="Listenabsatz"/>
        <w:numPr>
          <w:ilvl w:val="1"/>
          <w:numId w:val="48"/>
        </w:numPr>
        <w:rPr>
          <w:sz w:val="27"/>
          <w:szCs w:val="27"/>
        </w:rPr>
      </w:pPr>
      <w:r w:rsidRPr="08056B30">
        <w:rPr>
          <w:rFonts w:ascii="Calibri" w:eastAsia="Calibri" w:hAnsi="Calibri" w:cs="Calibri"/>
          <w:sz w:val="27"/>
          <w:szCs w:val="27"/>
        </w:rPr>
        <w:t>Kanten haben eine Richtung</w:t>
      </w:r>
      <w:r w:rsidR="0067271D">
        <w:rPr>
          <w:rFonts w:ascii="Calibri" w:eastAsia="Calibri" w:hAnsi="Calibri" w:cs="Calibri"/>
          <w:sz w:val="27"/>
          <w:szCs w:val="27"/>
        </w:rPr>
        <w:t xml:space="preserve"> </w:t>
      </w:r>
      <w:r w:rsidR="0067271D" w:rsidRPr="0067271D">
        <w:rPr>
          <w:rFonts w:ascii="Wingdings" w:eastAsia="Wingdings" w:hAnsi="Wingdings" w:cs="Wingdings"/>
          <w:sz w:val="27"/>
          <w:szCs w:val="27"/>
        </w:rPr>
        <w:t>à</w:t>
      </w:r>
      <w:r w:rsidR="0067271D">
        <w:rPr>
          <w:rFonts w:ascii="Calibri" w:eastAsia="Calibri" w:hAnsi="Calibri" w:cs="Calibri"/>
          <w:sz w:val="27"/>
          <w:szCs w:val="27"/>
        </w:rPr>
        <w:t xml:space="preserve"> Menge E besteht aus Tupeln</w:t>
      </w:r>
    </w:p>
    <w:p w14:paraId="34D80326" w14:textId="45855FE9" w:rsidR="08056B30" w:rsidRDefault="08056B30" w:rsidP="008D62C1">
      <w:pPr>
        <w:pStyle w:val="Listenabsatz"/>
        <w:numPr>
          <w:ilvl w:val="1"/>
          <w:numId w:val="48"/>
        </w:numPr>
        <w:rPr>
          <w:sz w:val="27"/>
          <w:szCs w:val="27"/>
        </w:rPr>
      </w:pPr>
      <w:r w:rsidRPr="08056B30">
        <w:rPr>
          <w:rFonts w:ascii="Calibri" w:eastAsia="Calibri" w:hAnsi="Calibri" w:cs="Calibri"/>
          <w:sz w:val="27"/>
          <w:szCs w:val="27"/>
        </w:rPr>
        <w:t xml:space="preserve">e = </w:t>
      </w:r>
      <w:r w:rsidR="00B2153A">
        <w:rPr>
          <w:rFonts w:ascii="Calibri" w:eastAsia="Calibri" w:hAnsi="Calibri" w:cs="Calibri"/>
          <w:sz w:val="27"/>
          <w:szCs w:val="27"/>
        </w:rPr>
        <w:t>(</w:t>
      </w:r>
      <w:proofErr w:type="spellStart"/>
      <w:r w:rsidRPr="08056B30">
        <w:rPr>
          <w:rFonts w:ascii="Calibri" w:eastAsia="Calibri" w:hAnsi="Calibri" w:cs="Calibri"/>
          <w:sz w:val="27"/>
          <w:szCs w:val="27"/>
        </w:rPr>
        <w:t>u,v</w:t>
      </w:r>
      <w:proofErr w:type="spellEnd"/>
      <w:r w:rsidR="00B2153A">
        <w:rPr>
          <w:rFonts w:ascii="Calibri" w:eastAsia="Calibri" w:hAnsi="Calibri" w:cs="Calibri"/>
          <w:sz w:val="27"/>
          <w:szCs w:val="27"/>
        </w:rPr>
        <w:t>)</w:t>
      </w:r>
      <w:r w:rsidRPr="08056B30">
        <w:rPr>
          <w:rFonts w:ascii="Calibri" w:eastAsia="Calibri" w:hAnsi="Calibri" w:cs="Calibri"/>
          <w:sz w:val="27"/>
          <w:szCs w:val="27"/>
        </w:rPr>
        <w:t xml:space="preserve"> != e = </w:t>
      </w:r>
      <w:r w:rsidR="00B2153A">
        <w:rPr>
          <w:rFonts w:ascii="Calibri" w:eastAsia="Calibri" w:hAnsi="Calibri" w:cs="Calibri"/>
          <w:sz w:val="27"/>
          <w:szCs w:val="27"/>
        </w:rPr>
        <w:t>(</w:t>
      </w:r>
      <w:proofErr w:type="spellStart"/>
      <w:r w:rsidRPr="08056B30">
        <w:rPr>
          <w:rFonts w:ascii="Calibri" w:eastAsia="Calibri" w:hAnsi="Calibri" w:cs="Calibri"/>
          <w:sz w:val="27"/>
          <w:szCs w:val="27"/>
        </w:rPr>
        <w:t>v,u</w:t>
      </w:r>
      <w:proofErr w:type="spellEnd"/>
      <w:r w:rsidR="00B2153A">
        <w:rPr>
          <w:rFonts w:ascii="Calibri" w:eastAsia="Calibri" w:hAnsi="Calibri" w:cs="Calibri"/>
          <w:sz w:val="27"/>
          <w:szCs w:val="27"/>
        </w:rPr>
        <w:t>)</w:t>
      </w:r>
    </w:p>
    <w:p w14:paraId="55334C42" w14:textId="4D954AB3" w:rsidR="08056B30" w:rsidRDefault="08056B30" w:rsidP="008D62C1">
      <w:pPr>
        <w:pStyle w:val="Listenabsatz"/>
        <w:numPr>
          <w:ilvl w:val="1"/>
          <w:numId w:val="48"/>
        </w:numPr>
        <w:rPr>
          <w:sz w:val="27"/>
          <w:szCs w:val="27"/>
        </w:rPr>
      </w:pPr>
      <w:r w:rsidRPr="08056B30">
        <w:rPr>
          <w:rFonts w:ascii="Calibri" w:eastAsia="Calibri" w:hAnsi="Calibri" w:cs="Calibri"/>
          <w:sz w:val="27"/>
          <w:szCs w:val="27"/>
        </w:rPr>
        <w:t xml:space="preserve">e = </w:t>
      </w:r>
      <w:r w:rsidR="00B2153A">
        <w:rPr>
          <w:rFonts w:ascii="Calibri" w:eastAsia="Calibri" w:hAnsi="Calibri" w:cs="Calibri"/>
          <w:sz w:val="27"/>
          <w:szCs w:val="27"/>
        </w:rPr>
        <w:t>(</w:t>
      </w:r>
      <w:proofErr w:type="spellStart"/>
      <w:r w:rsidRPr="08056B30">
        <w:rPr>
          <w:rFonts w:ascii="Calibri" w:eastAsia="Calibri" w:hAnsi="Calibri" w:cs="Calibri"/>
          <w:sz w:val="27"/>
          <w:szCs w:val="27"/>
        </w:rPr>
        <w:t>v,v</w:t>
      </w:r>
      <w:proofErr w:type="spellEnd"/>
      <w:r w:rsidR="00B2153A">
        <w:rPr>
          <w:rFonts w:ascii="Calibri" w:eastAsia="Calibri" w:hAnsi="Calibri" w:cs="Calibri"/>
          <w:sz w:val="27"/>
          <w:szCs w:val="27"/>
        </w:rPr>
        <w:t>)</w:t>
      </w:r>
      <w:r w:rsidRPr="08056B30">
        <w:rPr>
          <w:rFonts w:ascii="Calibri" w:eastAsia="Calibri" w:hAnsi="Calibri" w:cs="Calibri"/>
          <w:sz w:val="27"/>
          <w:szCs w:val="27"/>
        </w:rPr>
        <w:t xml:space="preserve"> ist eine Schleife</w:t>
      </w:r>
    </w:p>
    <w:p w14:paraId="275C383E" w14:textId="2559B000" w:rsidR="08056B30" w:rsidRDefault="08056B30" w:rsidP="008D62C1">
      <w:pPr>
        <w:pStyle w:val="Listenabsatz"/>
        <w:numPr>
          <w:ilvl w:val="1"/>
          <w:numId w:val="48"/>
        </w:numPr>
        <w:rPr>
          <w:rFonts w:eastAsiaTheme="minorEastAsia"/>
          <w:sz w:val="27"/>
          <w:szCs w:val="27"/>
        </w:rPr>
      </w:pPr>
      <w:r w:rsidRPr="08056B30">
        <w:rPr>
          <w:rFonts w:ascii="Calibri" w:eastAsia="Calibri" w:hAnsi="Calibri" w:cs="Calibri"/>
          <w:sz w:val="27"/>
          <w:szCs w:val="27"/>
        </w:rPr>
        <w:t>E ⊆ V x V</w:t>
      </w:r>
    </w:p>
    <w:p w14:paraId="005CBBBB" w14:textId="14EFFE80" w:rsidR="08056B30" w:rsidRDefault="08056B30" w:rsidP="008D62C1">
      <w:pPr>
        <w:pStyle w:val="Listenabsatz"/>
        <w:numPr>
          <w:ilvl w:val="1"/>
          <w:numId w:val="48"/>
        </w:numPr>
        <w:rPr>
          <w:sz w:val="27"/>
          <w:szCs w:val="27"/>
        </w:rPr>
      </w:pPr>
      <w:r w:rsidRPr="08056B30">
        <w:rPr>
          <w:rFonts w:ascii="Calibri" w:eastAsia="Calibri" w:hAnsi="Calibri" w:cs="Calibri"/>
          <w:sz w:val="27"/>
          <w:szCs w:val="27"/>
        </w:rPr>
        <w:t>Eingangsgrad (wie viele Kanten kommen zu Knoten)</w:t>
      </w:r>
    </w:p>
    <w:p w14:paraId="0511D968" w14:textId="64BAAA61" w:rsidR="08056B30" w:rsidRDefault="08056B30" w:rsidP="008D62C1">
      <w:pPr>
        <w:pStyle w:val="Listenabsatz"/>
        <w:numPr>
          <w:ilvl w:val="1"/>
          <w:numId w:val="48"/>
        </w:numPr>
        <w:rPr>
          <w:sz w:val="27"/>
          <w:szCs w:val="27"/>
        </w:rPr>
      </w:pPr>
      <w:r w:rsidRPr="08056B30">
        <w:rPr>
          <w:rFonts w:ascii="Calibri" w:eastAsia="Calibri" w:hAnsi="Calibri" w:cs="Calibri"/>
          <w:sz w:val="27"/>
          <w:szCs w:val="27"/>
        </w:rPr>
        <w:t>Ausgangsgrad (wie viele Kanten verlassen Knoten)</w:t>
      </w:r>
    </w:p>
    <w:p w14:paraId="65C086AD" w14:textId="1751222A" w:rsidR="08056B30" w:rsidRDefault="08056B30" w:rsidP="008D62C1">
      <w:pPr>
        <w:pStyle w:val="Listenabsatz"/>
        <w:numPr>
          <w:ilvl w:val="0"/>
          <w:numId w:val="48"/>
        </w:numPr>
        <w:rPr>
          <w:sz w:val="27"/>
          <w:szCs w:val="27"/>
        </w:rPr>
      </w:pPr>
      <w:r w:rsidRPr="08056B30">
        <w:rPr>
          <w:rFonts w:ascii="Calibri" w:eastAsia="Calibri" w:hAnsi="Calibri" w:cs="Calibri"/>
          <w:sz w:val="27"/>
          <w:szCs w:val="27"/>
        </w:rPr>
        <w:t>Ungerichtet</w:t>
      </w:r>
    </w:p>
    <w:p w14:paraId="18E7B672" w14:textId="3A695E31" w:rsidR="08056B30" w:rsidRDefault="08056B30" w:rsidP="008D62C1">
      <w:pPr>
        <w:pStyle w:val="Listenabsatz"/>
        <w:numPr>
          <w:ilvl w:val="1"/>
          <w:numId w:val="48"/>
        </w:numPr>
        <w:rPr>
          <w:sz w:val="27"/>
          <w:szCs w:val="27"/>
        </w:rPr>
      </w:pPr>
      <w:r w:rsidRPr="08056B30">
        <w:rPr>
          <w:rFonts w:ascii="Calibri" w:eastAsia="Calibri" w:hAnsi="Calibri" w:cs="Calibri"/>
          <w:sz w:val="27"/>
          <w:szCs w:val="27"/>
        </w:rPr>
        <w:t>Kanten haben keine Richtung</w:t>
      </w:r>
    </w:p>
    <w:p w14:paraId="671A5A06" w14:textId="5CBA3E46" w:rsidR="08056B30" w:rsidRDefault="08056B30" w:rsidP="008D62C1">
      <w:pPr>
        <w:pStyle w:val="Listenabsatz"/>
        <w:numPr>
          <w:ilvl w:val="1"/>
          <w:numId w:val="48"/>
        </w:numPr>
        <w:rPr>
          <w:rFonts w:eastAsiaTheme="minorEastAsia"/>
          <w:sz w:val="27"/>
          <w:szCs w:val="27"/>
        </w:rPr>
      </w:pPr>
      <w:r w:rsidRPr="08056B30">
        <w:rPr>
          <w:rFonts w:ascii="Calibri" w:eastAsia="Calibri" w:hAnsi="Calibri" w:cs="Calibri"/>
          <w:sz w:val="27"/>
          <w:szCs w:val="27"/>
        </w:rPr>
        <w:t>e = {</w:t>
      </w:r>
      <w:proofErr w:type="spellStart"/>
      <w:r w:rsidRPr="08056B30">
        <w:rPr>
          <w:rFonts w:ascii="Calibri" w:eastAsia="Calibri" w:hAnsi="Calibri" w:cs="Calibri"/>
          <w:sz w:val="27"/>
          <w:szCs w:val="27"/>
        </w:rPr>
        <w:t>u,v</w:t>
      </w:r>
      <w:proofErr w:type="spellEnd"/>
      <w:r w:rsidRPr="08056B30">
        <w:rPr>
          <w:rFonts w:ascii="Calibri" w:eastAsia="Calibri" w:hAnsi="Calibri" w:cs="Calibri"/>
          <w:sz w:val="27"/>
          <w:szCs w:val="27"/>
        </w:rPr>
        <w:t>} == e = {</w:t>
      </w:r>
      <w:proofErr w:type="spellStart"/>
      <w:r w:rsidRPr="08056B30">
        <w:rPr>
          <w:rFonts w:ascii="Calibri" w:eastAsia="Calibri" w:hAnsi="Calibri" w:cs="Calibri"/>
          <w:sz w:val="27"/>
          <w:szCs w:val="27"/>
        </w:rPr>
        <w:t>v,u</w:t>
      </w:r>
      <w:proofErr w:type="spellEnd"/>
      <w:r w:rsidRPr="08056B30">
        <w:rPr>
          <w:rFonts w:ascii="Calibri" w:eastAsia="Calibri" w:hAnsi="Calibri" w:cs="Calibri"/>
          <w:sz w:val="27"/>
          <w:szCs w:val="27"/>
        </w:rPr>
        <w:t>}</w:t>
      </w:r>
    </w:p>
    <w:p w14:paraId="6587D613" w14:textId="47B5AC45" w:rsidR="08056B30" w:rsidRPr="008D16F8" w:rsidRDefault="08056B30" w:rsidP="008D62C1">
      <w:pPr>
        <w:pStyle w:val="Listenabsatz"/>
        <w:numPr>
          <w:ilvl w:val="1"/>
          <w:numId w:val="48"/>
        </w:numPr>
        <w:rPr>
          <w:sz w:val="27"/>
          <w:szCs w:val="27"/>
        </w:rPr>
      </w:pPr>
      <w:r w:rsidRPr="08056B30">
        <w:rPr>
          <w:rFonts w:ascii="Calibri" w:eastAsia="Calibri" w:hAnsi="Calibri" w:cs="Calibri"/>
          <w:sz w:val="27"/>
          <w:szCs w:val="27"/>
        </w:rPr>
        <w:t>Nur Grad -&gt; keine Unterscheidung Eingang / Ausgang</w:t>
      </w:r>
    </w:p>
    <w:p w14:paraId="778B26A2" w14:textId="6DFF4B1B" w:rsidR="008D16F8" w:rsidRDefault="000D16C7" w:rsidP="00803B15">
      <w:pPr>
        <w:pStyle w:val="Listenabsatz"/>
        <w:numPr>
          <w:ilvl w:val="2"/>
          <w:numId w:val="48"/>
        </w:numPr>
        <w:rPr>
          <w:sz w:val="27"/>
          <w:szCs w:val="27"/>
        </w:rPr>
      </w:pPr>
      <w:r>
        <w:rPr>
          <w:rFonts w:ascii="Calibri" w:eastAsia="Calibri" w:hAnsi="Calibri" w:cs="Calibri"/>
          <w:sz w:val="27"/>
          <w:szCs w:val="27"/>
        </w:rPr>
        <w:t>{</w:t>
      </w:r>
      <w:r w:rsidR="00F779F4">
        <w:rPr>
          <w:rFonts w:ascii="Calibri" w:eastAsia="Calibri" w:hAnsi="Calibri" w:cs="Calibri"/>
          <w:sz w:val="27"/>
          <w:szCs w:val="27"/>
        </w:rPr>
        <w:t xml:space="preserve">u </w:t>
      </w:r>
      <w:r w:rsidR="00803B15">
        <w:rPr>
          <w:rStyle w:val="hgkelc"/>
          <w:rFonts w:ascii="Cambria Math" w:hAnsi="Cambria Math" w:cs="Cambria Math"/>
        </w:rPr>
        <w:t>∈</w:t>
      </w:r>
      <w:r w:rsidR="00F779F4">
        <w:rPr>
          <w:rFonts w:ascii="Calibri" w:eastAsia="Calibri" w:hAnsi="Calibri" w:cs="Calibri"/>
          <w:sz w:val="27"/>
          <w:szCs w:val="27"/>
        </w:rPr>
        <w:t xml:space="preserve"> V | v </w:t>
      </w:r>
      <w:r w:rsidR="00803B15">
        <w:rPr>
          <w:rStyle w:val="hgkelc"/>
          <w:rFonts w:ascii="Cambria Math" w:hAnsi="Cambria Math" w:cs="Cambria Math"/>
        </w:rPr>
        <w:t>∈</w:t>
      </w:r>
      <w:r w:rsidR="00F779F4">
        <w:rPr>
          <w:rFonts w:ascii="Calibri" w:eastAsia="Calibri" w:hAnsi="Calibri" w:cs="Calibri"/>
          <w:sz w:val="27"/>
          <w:szCs w:val="27"/>
        </w:rPr>
        <w:t xml:space="preserve"> e</w:t>
      </w:r>
      <w:r>
        <w:rPr>
          <w:rFonts w:ascii="Calibri" w:eastAsia="Calibri" w:hAnsi="Calibri" w:cs="Calibri"/>
          <w:sz w:val="27"/>
          <w:szCs w:val="27"/>
        </w:rPr>
        <w:t>}</w:t>
      </w:r>
    </w:p>
    <w:p w14:paraId="6F80BB14" w14:textId="4242022B" w:rsidR="08056B30" w:rsidRDefault="08056B30" w:rsidP="008D62C1">
      <w:pPr>
        <w:pStyle w:val="Listenabsatz"/>
        <w:numPr>
          <w:ilvl w:val="0"/>
          <w:numId w:val="48"/>
        </w:numPr>
        <w:rPr>
          <w:sz w:val="27"/>
          <w:szCs w:val="27"/>
        </w:rPr>
      </w:pPr>
      <w:r w:rsidRPr="08056B30">
        <w:rPr>
          <w:rFonts w:ascii="Calibri" w:eastAsia="Calibri" w:hAnsi="Calibri" w:cs="Calibri"/>
          <w:sz w:val="27"/>
          <w:szCs w:val="27"/>
        </w:rPr>
        <w:t>Multi Graph</w:t>
      </w:r>
    </w:p>
    <w:p w14:paraId="3737E498" w14:textId="031C9BA6" w:rsidR="08056B30" w:rsidRDefault="08056B30" w:rsidP="008D62C1">
      <w:pPr>
        <w:pStyle w:val="Listenabsatz"/>
        <w:numPr>
          <w:ilvl w:val="1"/>
          <w:numId w:val="48"/>
        </w:numPr>
        <w:rPr>
          <w:sz w:val="27"/>
          <w:szCs w:val="27"/>
        </w:rPr>
      </w:pPr>
      <w:r w:rsidRPr="0B472E10">
        <w:rPr>
          <w:rFonts w:ascii="Calibri" w:eastAsia="Calibri" w:hAnsi="Calibri" w:cs="Calibri"/>
          <w:sz w:val="27"/>
          <w:szCs w:val="27"/>
        </w:rPr>
        <w:t>Mehrerer Kanten zwischen denselben beiden Knoten</w:t>
      </w:r>
    </w:p>
    <w:p w14:paraId="21A149BC" w14:textId="59BADA03" w:rsidR="08056B30" w:rsidRPr="002057EF" w:rsidRDefault="08056B30" w:rsidP="08056B30">
      <w:pPr>
        <w:pStyle w:val="Listenabsatz"/>
        <w:numPr>
          <w:ilvl w:val="1"/>
          <w:numId w:val="48"/>
        </w:numPr>
        <w:rPr>
          <w:sz w:val="27"/>
          <w:szCs w:val="27"/>
        </w:rPr>
      </w:pPr>
      <w:r w:rsidRPr="08056B30">
        <w:rPr>
          <w:rFonts w:ascii="Calibri" w:eastAsia="Calibri" w:hAnsi="Calibri" w:cs="Calibri"/>
          <w:sz w:val="27"/>
          <w:szCs w:val="27"/>
        </w:rPr>
        <w:t>e1 = {</w:t>
      </w:r>
      <w:proofErr w:type="spellStart"/>
      <w:r w:rsidRPr="08056B30">
        <w:rPr>
          <w:rFonts w:ascii="Calibri" w:eastAsia="Calibri" w:hAnsi="Calibri" w:cs="Calibri"/>
          <w:sz w:val="27"/>
          <w:szCs w:val="27"/>
        </w:rPr>
        <w:t>u,v</w:t>
      </w:r>
      <w:proofErr w:type="spellEnd"/>
      <w:r w:rsidRPr="08056B30">
        <w:rPr>
          <w:rFonts w:ascii="Calibri" w:eastAsia="Calibri" w:hAnsi="Calibri" w:cs="Calibri"/>
          <w:sz w:val="27"/>
          <w:szCs w:val="27"/>
        </w:rPr>
        <w:t>} != e2 = {</w:t>
      </w:r>
      <w:proofErr w:type="spellStart"/>
      <w:r w:rsidRPr="08056B30">
        <w:rPr>
          <w:rFonts w:ascii="Calibri" w:eastAsia="Calibri" w:hAnsi="Calibri" w:cs="Calibri"/>
          <w:sz w:val="27"/>
          <w:szCs w:val="27"/>
        </w:rPr>
        <w:t>u,v</w:t>
      </w:r>
      <w:proofErr w:type="spellEnd"/>
      <w:r w:rsidRPr="08056B30">
        <w:rPr>
          <w:rFonts w:ascii="Calibri" w:eastAsia="Calibri" w:hAnsi="Calibri" w:cs="Calibri"/>
          <w:sz w:val="27"/>
          <w:szCs w:val="27"/>
        </w:rPr>
        <w:t>} != e3 = {</w:t>
      </w:r>
      <w:proofErr w:type="spellStart"/>
      <w:r w:rsidRPr="08056B30">
        <w:rPr>
          <w:rFonts w:ascii="Calibri" w:eastAsia="Calibri" w:hAnsi="Calibri" w:cs="Calibri"/>
          <w:sz w:val="27"/>
          <w:szCs w:val="27"/>
        </w:rPr>
        <w:t>u,v</w:t>
      </w:r>
      <w:proofErr w:type="spellEnd"/>
      <w:r w:rsidRPr="08056B30">
        <w:rPr>
          <w:rFonts w:ascii="Calibri" w:eastAsia="Calibri" w:hAnsi="Calibri" w:cs="Calibri"/>
          <w:sz w:val="27"/>
          <w:szCs w:val="27"/>
        </w:rPr>
        <w:t>}</w:t>
      </w:r>
    </w:p>
    <w:p w14:paraId="09EAE621" w14:textId="01554936" w:rsidR="009C4E27" w:rsidRPr="00FE3E1E" w:rsidRDefault="009C4E27" w:rsidP="009C4E27">
      <w:pPr>
        <w:pStyle w:val="Listenabsatz"/>
        <w:numPr>
          <w:ilvl w:val="0"/>
          <w:numId w:val="48"/>
        </w:numPr>
        <w:rPr>
          <w:sz w:val="27"/>
          <w:szCs w:val="27"/>
        </w:rPr>
      </w:pPr>
      <w:r>
        <w:rPr>
          <w:rFonts w:ascii="Calibri" w:eastAsia="Calibri" w:hAnsi="Calibri" w:cs="Calibri"/>
          <w:sz w:val="27"/>
          <w:szCs w:val="27"/>
        </w:rPr>
        <w:t>Gewichtet</w:t>
      </w:r>
      <w:r w:rsidR="00E1700A">
        <w:rPr>
          <w:rFonts w:ascii="Calibri" w:eastAsia="Calibri" w:hAnsi="Calibri" w:cs="Calibri"/>
          <w:sz w:val="27"/>
          <w:szCs w:val="27"/>
        </w:rPr>
        <w:t xml:space="preserve"> (keine eigene Art – gilt für alle drei oberen)</w:t>
      </w:r>
    </w:p>
    <w:p w14:paraId="03DB4B57" w14:textId="77777777" w:rsidR="00FE3E1E" w:rsidRDefault="00FE3E1E" w:rsidP="00FE3E1E">
      <w:pPr>
        <w:pStyle w:val="Listenabsatz"/>
        <w:numPr>
          <w:ilvl w:val="1"/>
          <w:numId w:val="48"/>
        </w:numPr>
        <w:rPr>
          <w:sz w:val="27"/>
          <w:szCs w:val="27"/>
        </w:rPr>
      </w:pPr>
      <w:r w:rsidRPr="00FE3E1E">
        <w:rPr>
          <w:sz w:val="27"/>
          <w:szCs w:val="27"/>
        </w:rPr>
        <w:t>Sei G = (V, E) ein Graph und ω : E → N mit Gewichtsfunktion ω.</w:t>
      </w:r>
      <w:r>
        <w:rPr>
          <w:sz w:val="27"/>
          <w:szCs w:val="27"/>
        </w:rPr>
        <w:t xml:space="preserve"> </w:t>
      </w:r>
    </w:p>
    <w:p w14:paraId="61749521" w14:textId="0EE5EB86" w:rsidR="00E1700A" w:rsidRPr="00E1700A" w:rsidRDefault="00FE3E1E" w:rsidP="00E1700A">
      <w:pPr>
        <w:pStyle w:val="Listenabsatz"/>
        <w:numPr>
          <w:ilvl w:val="1"/>
          <w:numId w:val="48"/>
        </w:numPr>
        <w:rPr>
          <w:sz w:val="27"/>
          <w:szCs w:val="27"/>
        </w:rPr>
      </w:pPr>
      <w:r w:rsidRPr="00FE3E1E">
        <w:rPr>
          <w:sz w:val="27"/>
          <w:szCs w:val="27"/>
        </w:rPr>
        <w:t>Das Paar (G, ω) ist dann ein gewichteter Graph</w:t>
      </w:r>
      <w:r>
        <w:rPr>
          <w:sz w:val="27"/>
          <w:szCs w:val="27"/>
        </w:rPr>
        <w:t>.</w:t>
      </w:r>
    </w:p>
    <w:p w14:paraId="403A17A8" w14:textId="4C7299E5" w:rsidR="08056B30" w:rsidRDefault="08056B30" w:rsidP="08056B30">
      <w:pPr>
        <w:rPr>
          <w:rFonts w:ascii="Calibri" w:eastAsia="Calibri" w:hAnsi="Calibri" w:cs="Calibri"/>
          <w:sz w:val="27"/>
          <w:szCs w:val="27"/>
        </w:rPr>
      </w:pPr>
    </w:p>
    <w:p w14:paraId="55CD6026" w14:textId="00D256FC"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Wie unterscheiden sich gerichtete von ungerichteten Graphen in der Definition?</w:t>
      </w:r>
    </w:p>
    <w:p w14:paraId="54E77C32" w14:textId="77777777" w:rsidR="00091322" w:rsidRPr="00091322" w:rsidRDefault="08056B30" w:rsidP="008D62C1">
      <w:pPr>
        <w:pStyle w:val="Listenabsatz"/>
        <w:numPr>
          <w:ilvl w:val="0"/>
          <w:numId w:val="47"/>
        </w:numPr>
        <w:rPr>
          <w:rFonts w:eastAsiaTheme="minorEastAsia"/>
          <w:sz w:val="27"/>
          <w:szCs w:val="27"/>
        </w:rPr>
      </w:pPr>
      <w:r w:rsidRPr="08056B30">
        <w:rPr>
          <w:sz w:val="27"/>
          <w:szCs w:val="27"/>
        </w:rPr>
        <w:t>Ungerichtet:</w:t>
      </w:r>
    </w:p>
    <w:p w14:paraId="4F9468DF" w14:textId="5A54D242" w:rsidR="00091322" w:rsidRPr="00091322" w:rsidRDefault="00091322" w:rsidP="00091322">
      <w:pPr>
        <w:pStyle w:val="Listenabsatz"/>
        <w:numPr>
          <w:ilvl w:val="1"/>
          <w:numId w:val="47"/>
        </w:numPr>
      </w:pPr>
      <w:r w:rsidRPr="00091322">
        <w:lastRenderedPageBreak/>
        <w:t xml:space="preserve">Ein (ungerichteter) Graph G ist ein 2-Tupel G = (V,E), wobei V eine endliche Menge ist und E </w:t>
      </w:r>
      <w:r w:rsidRPr="00091322">
        <w:rPr>
          <w:rFonts w:ascii="Cambria Math" w:hAnsi="Cambria Math" w:cs="Cambria Math"/>
        </w:rPr>
        <w:t>⊆</w:t>
      </w:r>
      <w:r w:rsidRPr="00091322">
        <w:t xml:space="preserve"> [V]</w:t>
      </w:r>
      <w:r w:rsidRPr="00091322">
        <w:rPr>
          <w:vertAlign w:val="superscript"/>
        </w:rPr>
        <w:t>2</w:t>
      </w:r>
    </w:p>
    <w:p w14:paraId="2BAA630B" w14:textId="35E2B286" w:rsidR="563156BA" w:rsidRDefault="08056B30" w:rsidP="00091322">
      <w:pPr>
        <w:pStyle w:val="Listenabsatz"/>
        <w:rPr>
          <w:rFonts w:eastAsiaTheme="minorEastAsia"/>
          <w:sz w:val="27"/>
          <w:szCs w:val="27"/>
        </w:rPr>
      </w:pPr>
      <w:r>
        <w:rPr>
          <w:noProof/>
        </w:rPr>
        <w:drawing>
          <wp:inline distT="0" distB="0" distL="0" distR="0" wp14:anchorId="79AA462B" wp14:editId="6057B644">
            <wp:extent cx="4572000" cy="1447800"/>
            <wp:effectExtent l="0" t="0" r="0" b="0"/>
            <wp:docPr id="1512555886" name="Picture 151255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546FDED6" w14:textId="07E15609" w:rsidR="00091322" w:rsidRPr="00091322" w:rsidRDefault="2F844FF3" w:rsidP="00091322">
      <w:pPr>
        <w:pStyle w:val="Listenabsatz"/>
        <w:rPr>
          <w:rFonts w:eastAsiaTheme="minorEastAsia"/>
        </w:rPr>
      </w:pPr>
      <w:r w:rsidRPr="2F844FF3">
        <w:rPr>
          <w:rFonts w:eastAsiaTheme="minorEastAsia"/>
        </w:rPr>
        <w:t>Kante wird als Menge repräsentiert, da Reihenfolge egal ist</w:t>
      </w:r>
    </w:p>
    <w:p w14:paraId="3ED33340" w14:textId="70F47022" w:rsidR="302BF8BA" w:rsidRDefault="302BF8BA" w:rsidP="302BF8BA">
      <w:pPr>
        <w:pStyle w:val="Listenabsatz"/>
        <w:rPr>
          <w:rFonts w:eastAsiaTheme="minorEastAsia"/>
        </w:rPr>
      </w:pPr>
    </w:p>
    <w:p w14:paraId="18226C51" w14:textId="6CD8D741" w:rsidR="08056B30" w:rsidRDefault="08056B30" w:rsidP="008D62C1">
      <w:pPr>
        <w:pStyle w:val="Listenabsatz"/>
        <w:numPr>
          <w:ilvl w:val="0"/>
          <w:numId w:val="47"/>
        </w:numPr>
        <w:rPr>
          <w:rFonts w:eastAsiaTheme="minorEastAsia"/>
        </w:rPr>
      </w:pPr>
      <w:r w:rsidRPr="08056B30">
        <w:rPr>
          <w:sz w:val="27"/>
          <w:szCs w:val="27"/>
        </w:rPr>
        <w:t>Gerichtet:</w:t>
      </w:r>
    </w:p>
    <w:p w14:paraId="0DDEB020" w14:textId="08B121FE" w:rsidR="08056B30" w:rsidRDefault="4E8FE78B" w:rsidP="00091322">
      <w:pPr>
        <w:pStyle w:val="Listenabsatz"/>
      </w:pPr>
      <w:r>
        <w:rPr>
          <w:noProof/>
        </w:rPr>
        <w:drawing>
          <wp:inline distT="0" distB="0" distL="0" distR="0" wp14:anchorId="5FB6D027" wp14:editId="05654EB7">
            <wp:extent cx="3562350" cy="438150"/>
            <wp:effectExtent l="0" t="0" r="0" b="0"/>
            <wp:docPr id="412239784" name="Picture 41223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239784"/>
                    <pic:cNvPicPr/>
                  </pic:nvPicPr>
                  <pic:blipFill>
                    <a:blip r:embed="rId11">
                      <a:extLst>
                        <a:ext uri="{28A0092B-C50C-407E-A947-70E740481C1C}">
                          <a14:useLocalDpi xmlns:a14="http://schemas.microsoft.com/office/drawing/2010/main" val="0"/>
                        </a:ext>
                      </a:extLst>
                    </a:blip>
                    <a:stretch>
                      <a:fillRect/>
                    </a:stretch>
                  </pic:blipFill>
                  <pic:spPr>
                    <a:xfrm>
                      <a:off x="0" y="0"/>
                      <a:ext cx="3562350" cy="438150"/>
                    </a:xfrm>
                    <a:prstGeom prst="rect">
                      <a:avLst/>
                    </a:prstGeom>
                  </pic:spPr>
                </pic:pic>
              </a:graphicData>
            </a:graphic>
          </wp:inline>
        </w:drawing>
      </w:r>
      <w:r>
        <w:rPr>
          <w:noProof/>
        </w:rPr>
        <w:drawing>
          <wp:inline distT="0" distB="0" distL="0" distR="0" wp14:anchorId="1D4C861B" wp14:editId="3B659644">
            <wp:extent cx="4572000" cy="847725"/>
            <wp:effectExtent l="0" t="0" r="0" b="0"/>
            <wp:docPr id="1859719032" name="Picture 185971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719032"/>
                    <pic:cNvPicPr/>
                  </pic:nvPicPr>
                  <pic:blipFill>
                    <a:blip r:embed="rId12">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04CC7DDF" w14:textId="4ABB4D85" w:rsidR="08056B30" w:rsidRDefault="33B381CC" w:rsidP="08056B30">
      <w:pPr>
        <w:ind w:left="720"/>
        <w:rPr>
          <w:rFonts w:eastAsiaTheme="minorEastAsia"/>
        </w:rPr>
      </w:pPr>
      <w:r w:rsidRPr="33B381CC">
        <w:rPr>
          <w:rFonts w:eastAsiaTheme="minorEastAsia"/>
        </w:rPr>
        <w:t>Kante als Tupel repräsentiert</w:t>
      </w:r>
      <w:r w:rsidRPr="2F844FF3">
        <w:rPr>
          <w:rFonts w:eastAsiaTheme="minorEastAsia"/>
        </w:rPr>
        <w:t xml:space="preserve">, da Reihenfolge </w:t>
      </w:r>
      <w:r w:rsidRPr="108AFFCA">
        <w:rPr>
          <w:rFonts w:eastAsiaTheme="minorEastAsia"/>
        </w:rPr>
        <w:t xml:space="preserve">ausschlaggebend für Richtung </w:t>
      </w:r>
      <w:r w:rsidRPr="2B14BF98">
        <w:rPr>
          <w:rFonts w:eastAsiaTheme="minorEastAsia"/>
        </w:rPr>
        <w:t>ist</w:t>
      </w:r>
      <w:r w:rsidRPr="33B381CC">
        <w:rPr>
          <w:rFonts w:eastAsiaTheme="minorEastAsia"/>
        </w:rPr>
        <w:t>.</w:t>
      </w:r>
    </w:p>
    <w:p w14:paraId="5C61E22C" w14:textId="0C1AB8AC" w:rsidR="08056B30" w:rsidRDefault="000B17F1" w:rsidP="000B17F1">
      <w:pPr>
        <w:pStyle w:val="Listenabsatz"/>
        <w:numPr>
          <w:ilvl w:val="0"/>
          <w:numId w:val="47"/>
        </w:numPr>
        <w:rPr>
          <w:sz w:val="27"/>
          <w:szCs w:val="27"/>
        </w:rPr>
      </w:pPr>
      <w:r w:rsidRPr="000B17F1">
        <w:rPr>
          <w:sz w:val="27"/>
          <w:szCs w:val="27"/>
        </w:rPr>
        <w:t>Unterschied:</w:t>
      </w:r>
    </w:p>
    <w:p w14:paraId="137E36C2" w14:textId="6F25F69E" w:rsidR="000B17F1" w:rsidRPr="004B1E75" w:rsidRDefault="000B17F1" w:rsidP="000B17F1">
      <w:pPr>
        <w:pStyle w:val="Listenabsatz"/>
        <w:numPr>
          <w:ilvl w:val="1"/>
          <w:numId w:val="47"/>
        </w:numPr>
        <w:rPr>
          <w:color w:val="000000" w:themeColor="text1"/>
          <w:sz w:val="24"/>
          <w:szCs w:val="24"/>
        </w:rPr>
      </w:pPr>
      <w:r w:rsidRPr="004B1E75">
        <w:rPr>
          <w:color w:val="000000" w:themeColor="text1"/>
          <w:sz w:val="24"/>
          <w:szCs w:val="24"/>
        </w:rPr>
        <w:t xml:space="preserve">Ungerichtet: Kantenmenge ist </w:t>
      </w:r>
      <w:r w:rsidR="0056270A" w:rsidRPr="004B1E75">
        <w:rPr>
          <w:color w:val="000000" w:themeColor="text1"/>
          <w:sz w:val="24"/>
          <w:szCs w:val="24"/>
        </w:rPr>
        <w:t xml:space="preserve">Teilmenge </w:t>
      </w:r>
      <w:r w:rsidR="0055422E" w:rsidRPr="004B1E75">
        <w:rPr>
          <w:color w:val="000000" w:themeColor="text1"/>
          <w:sz w:val="24"/>
          <w:szCs w:val="24"/>
        </w:rPr>
        <w:t>Menge aller 2-elementigen Teilmengen</w:t>
      </w:r>
    </w:p>
    <w:p w14:paraId="213F5296" w14:textId="5426DC73" w:rsidR="000B17F1" w:rsidRPr="004B1E75" w:rsidRDefault="00887368" w:rsidP="000B17F1">
      <w:pPr>
        <w:pStyle w:val="Listenabsatz"/>
        <w:numPr>
          <w:ilvl w:val="1"/>
          <w:numId w:val="47"/>
        </w:numPr>
        <w:rPr>
          <w:color w:val="000000" w:themeColor="text1"/>
          <w:sz w:val="24"/>
          <w:szCs w:val="24"/>
        </w:rPr>
      </w:pPr>
      <w:r w:rsidRPr="004B1E75">
        <w:rPr>
          <w:color w:val="000000" w:themeColor="text1"/>
          <w:sz w:val="24"/>
          <w:szCs w:val="24"/>
        </w:rPr>
        <w:t xml:space="preserve">Gerichtet: </w:t>
      </w:r>
      <w:r w:rsidR="000B17F1" w:rsidRPr="004B1E75">
        <w:rPr>
          <w:color w:val="000000" w:themeColor="text1"/>
          <w:sz w:val="24"/>
          <w:szCs w:val="24"/>
        </w:rPr>
        <w:t xml:space="preserve">Kantenmenge ist </w:t>
      </w:r>
      <w:r w:rsidR="00FB6E99" w:rsidRPr="004B1E75">
        <w:rPr>
          <w:color w:val="000000" w:themeColor="text1"/>
          <w:sz w:val="24"/>
          <w:szCs w:val="24"/>
        </w:rPr>
        <w:t>Teilmenge vom Kartesischen Produkt</w:t>
      </w:r>
      <w:r w:rsidR="00A732BB" w:rsidRPr="004B1E75">
        <w:rPr>
          <w:color w:val="000000" w:themeColor="text1"/>
          <w:sz w:val="24"/>
          <w:szCs w:val="24"/>
        </w:rPr>
        <w:t xml:space="preserve"> der </w:t>
      </w:r>
      <w:r w:rsidR="00107D67" w:rsidRPr="004B1E75">
        <w:rPr>
          <w:color w:val="000000" w:themeColor="text1"/>
          <w:sz w:val="24"/>
          <w:szCs w:val="24"/>
        </w:rPr>
        <w:t>Knoten</w:t>
      </w:r>
    </w:p>
    <w:p w14:paraId="6DDE4C56" w14:textId="4C4852D3" w:rsidR="08056B30" w:rsidRDefault="08056B30" w:rsidP="08056B30">
      <w:pPr>
        <w:ind w:left="720"/>
      </w:pPr>
    </w:p>
    <w:p w14:paraId="242A865D" w14:textId="508A073D"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Wie werden Graphen dargestellt?</w:t>
      </w:r>
    </w:p>
    <w:p w14:paraId="68F0C3AD" w14:textId="5CDCA7DB" w:rsidR="563156BA" w:rsidRDefault="002A60C4" w:rsidP="008D62C1">
      <w:pPr>
        <w:pStyle w:val="Listenabsatz"/>
        <w:numPr>
          <w:ilvl w:val="0"/>
          <w:numId w:val="46"/>
        </w:numPr>
        <w:rPr>
          <w:rFonts w:eastAsiaTheme="minorEastAsia"/>
          <w:sz w:val="27"/>
          <w:szCs w:val="27"/>
        </w:rPr>
      </w:pPr>
      <w:r w:rsidRPr="08056B30">
        <w:rPr>
          <w:sz w:val="27"/>
          <w:szCs w:val="27"/>
        </w:rPr>
        <w:t>Adjazenz</w:t>
      </w:r>
      <w:r w:rsidR="004C2640">
        <w:rPr>
          <w:sz w:val="27"/>
          <w:szCs w:val="27"/>
        </w:rPr>
        <w:t xml:space="preserve"> M</w:t>
      </w:r>
      <w:r w:rsidR="08056B30" w:rsidRPr="08056B30">
        <w:rPr>
          <w:sz w:val="27"/>
          <w:szCs w:val="27"/>
        </w:rPr>
        <w:t>atrix</w:t>
      </w:r>
    </w:p>
    <w:p w14:paraId="3B0E7C6A" w14:textId="2E2210B3" w:rsidR="08056B30" w:rsidRDefault="08056B30" w:rsidP="008D62C1">
      <w:pPr>
        <w:pStyle w:val="Listenabsatz"/>
        <w:numPr>
          <w:ilvl w:val="1"/>
          <w:numId w:val="46"/>
        </w:numPr>
        <w:rPr>
          <w:sz w:val="27"/>
          <w:szCs w:val="27"/>
        </w:rPr>
      </w:pPr>
      <w:r w:rsidRPr="08056B30">
        <w:rPr>
          <w:sz w:val="27"/>
          <w:szCs w:val="27"/>
        </w:rPr>
        <w:t>Wir können die Knoten des Graphen als Spalten/Zeilen in der Matrix auffassen</w:t>
      </w:r>
    </w:p>
    <w:p w14:paraId="7BDF2DCE" w14:textId="6755C396" w:rsidR="08056B30" w:rsidRDefault="08056B30" w:rsidP="008D62C1">
      <w:pPr>
        <w:pStyle w:val="Listenabsatz"/>
        <w:numPr>
          <w:ilvl w:val="1"/>
          <w:numId w:val="46"/>
        </w:numPr>
        <w:rPr>
          <w:sz w:val="27"/>
          <w:szCs w:val="27"/>
        </w:rPr>
      </w:pPr>
      <w:r w:rsidRPr="08056B30">
        <w:rPr>
          <w:sz w:val="27"/>
          <w:szCs w:val="27"/>
        </w:rPr>
        <w:t>Die Kanten werden als die Einträge in der Matrix dargestellt -&gt; 1 es gibt eine Kante 0 es gibt keine</w:t>
      </w:r>
      <w:r w:rsidR="0057538A">
        <w:rPr>
          <w:sz w:val="27"/>
          <w:szCs w:val="27"/>
        </w:rPr>
        <w:t xml:space="preserve"> (bei gewichteten Graphen wird Gewicht in den Spalten dargestellt)</w:t>
      </w:r>
    </w:p>
    <w:p w14:paraId="437C544E" w14:textId="2CF62F09" w:rsidR="08056B30" w:rsidRDefault="08056B30" w:rsidP="008D62C1">
      <w:pPr>
        <w:pStyle w:val="Listenabsatz"/>
        <w:numPr>
          <w:ilvl w:val="1"/>
          <w:numId w:val="46"/>
        </w:numPr>
        <w:rPr>
          <w:sz w:val="27"/>
          <w:szCs w:val="27"/>
        </w:rPr>
      </w:pPr>
      <w:r w:rsidRPr="08056B30">
        <w:rPr>
          <w:sz w:val="27"/>
          <w:szCs w:val="27"/>
        </w:rPr>
        <w:t>Ungerichtete Graphen immer symmetrisch</w:t>
      </w:r>
    </w:p>
    <w:p w14:paraId="02EE379E" w14:textId="69BCB6C2" w:rsidR="00016CF2" w:rsidRDefault="00016CF2" w:rsidP="00016CF2">
      <w:pPr>
        <w:pStyle w:val="Listenabsatz"/>
        <w:numPr>
          <w:ilvl w:val="0"/>
          <w:numId w:val="46"/>
        </w:numPr>
        <w:rPr>
          <w:sz w:val="27"/>
          <w:szCs w:val="27"/>
        </w:rPr>
      </w:pPr>
      <w:r>
        <w:rPr>
          <w:sz w:val="27"/>
          <w:szCs w:val="27"/>
        </w:rPr>
        <w:t>Adjazen</w:t>
      </w:r>
      <w:r w:rsidR="004C2640">
        <w:rPr>
          <w:sz w:val="27"/>
          <w:szCs w:val="27"/>
        </w:rPr>
        <w:t>z L</w:t>
      </w:r>
      <w:r>
        <w:rPr>
          <w:sz w:val="27"/>
          <w:szCs w:val="27"/>
        </w:rPr>
        <w:t>iste</w:t>
      </w:r>
    </w:p>
    <w:p w14:paraId="565CFAA5" w14:textId="4D19A4FE" w:rsidR="004C2640" w:rsidRDefault="004C2640" w:rsidP="004C2640">
      <w:pPr>
        <w:pStyle w:val="Listenabsatz"/>
        <w:numPr>
          <w:ilvl w:val="1"/>
          <w:numId w:val="46"/>
        </w:numPr>
        <w:rPr>
          <w:sz w:val="27"/>
          <w:szCs w:val="27"/>
        </w:rPr>
      </w:pPr>
      <w:r>
        <w:rPr>
          <w:sz w:val="27"/>
          <w:szCs w:val="27"/>
        </w:rPr>
        <w:t xml:space="preserve">Für jeden Knoten werden die Nachbarn in </w:t>
      </w:r>
      <w:r w:rsidR="00491954">
        <w:rPr>
          <w:sz w:val="27"/>
          <w:szCs w:val="27"/>
        </w:rPr>
        <w:t>einer Liste angegeben</w:t>
      </w:r>
    </w:p>
    <w:p w14:paraId="055AA3EF" w14:textId="1408599D" w:rsidR="08056B30" w:rsidRDefault="08056B30" w:rsidP="008D62C1">
      <w:pPr>
        <w:pStyle w:val="Listenabsatz"/>
        <w:numPr>
          <w:ilvl w:val="0"/>
          <w:numId w:val="46"/>
        </w:numPr>
        <w:rPr>
          <w:sz w:val="27"/>
          <w:szCs w:val="27"/>
        </w:rPr>
      </w:pPr>
      <w:r w:rsidRPr="08056B30">
        <w:rPr>
          <w:sz w:val="27"/>
          <w:szCs w:val="27"/>
        </w:rPr>
        <w:t>Grafische Darstellung</w:t>
      </w:r>
    </w:p>
    <w:p w14:paraId="1E5D8787" w14:textId="37CA1A59" w:rsidR="00311D9C" w:rsidRDefault="00311D9C" w:rsidP="008D62C1">
      <w:pPr>
        <w:pStyle w:val="Listenabsatz"/>
        <w:numPr>
          <w:ilvl w:val="1"/>
          <w:numId w:val="46"/>
        </w:numPr>
        <w:rPr>
          <w:sz w:val="27"/>
          <w:szCs w:val="27"/>
        </w:rPr>
      </w:pPr>
      <w:r>
        <w:rPr>
          <w:sz w:val="27"/>
          <w:szCs w:val="27"/>
        </w:rPr>
        <w:t>Graph als Menge von Knoten und Kanten</w:t>
      </w:r>
    </w:p>
    <w:p w14:paraId="59A01069" w14:textId="0E459478" w:rsidR="08056B30" w:rsidRDefault="08056B30" w:rsidP="008D62C1">
      <w:pPr>
        <w:pStyle w:val="Listenabsatz"/>
        <w:numPr>
          <w:ilvl w:val="1"/>
          <w:numId w:val="46"/>
        </w:numPr>
        <w:rPr>
          <w:sz w:val="27"/>
          <w:szCs w:val="27"/>
        </w:rPr>
      </w:pPr>
      <w:r w:rsidRPr="08056B30">
        <w:rPr>
          <w:sz w:val="27"/>
          <w:szCs w:val="27"/>
        </w:rPr>
        <w:t>Knoten als Punkte</w:t>
      </w:r>
    </w:p>
    <w:p w14:paraId="27A9E589" w14:textId="6D7E4073" w:rsidR="08056B30" w:rsidRDefault="08056B30" w:rsidP="008D62C1">
      <w:pPr>
        <w:pStyle w:val="Listenabsatz"/>
        <w:numPr>
          <w:ilvl w:val="1"/>
          <w:numId w:val="46"/>
        </w:numPr>
        <w:rPr>
          <w:sz w:val="27"/>
          <w:szCs w:val="27"/>
        </w:rPr>
      </w:pPr>
      <w:r w:rsidRPr="08056B30">
        <w:rPr>
          <w:sz w:val="27"/>
          <w:szCs w:val="27"/>
        </w:rPr>
        <w:t>Kanten als Striche zwischen Knoten (ungerichtet)</w:t>
      </w:r>
    </w:p>
    <w:p w14:paraId="0659F88C" w14:textId="7F7F5CD4" w:rsidR="08056B30" w:rsidRDefault="08056B30" w:rsidP="008D62C1">
      <w:pPr>
        <w:pStyle w:val="Listenabsatz"/>
        <w:numPr>
          <w:ilvl w:val="1"/>
          <w:numId w:val="46"/>
        </w:numPr>
        <w:rPr>
          <w:sz w:val="27"/>
          <w:szCs w:val="27"/>
        </w:rPr>
      </w:pPr>
      <w:r w:rsidRPr="08056B30">
        <w:rPr>
          <w:sz w:val="27"/>
          <w:szCs w:val="27"/>
        </w:rPr>
        <w:t>Kanten als Pfeile (gerichtet)</w:t>
      </w:r>
    </w:p>
    <w:p w14:paraId="60A489FE" w14:textId="77777777" w:rsidR="00491954" w:rsidRPr="00491954" w:rsidRDefault="00491954" w:rsidP="00491954">
      <w:pPr>
        <w:rPr>
          <w:sz w:val="27"/>
          <w:szCs w:val="27"/>
        </w:rPr>
      </w:pPr>
    </w:p>
    <w:p w14:paraId="27A4E3B4" w14:textId="26478E96"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Was ist ein gewichteter Graph?</w:t>
      </w:r>
    </w:p>
    <w:p w14:paraId="6589A87C" w14:textId="38DECFFC" w:rsidR="563156BA" w:rsidRDefault="08056B30" w:rsidP="008D62C1">
      <w:pPr>
        <w:pStyle w:val="Listenabsatz"/>
        <w:numPr>
          <w:ilvl w:val="0"/>
          <w:numId w:val="45"/>
        </w:numPr>
        <w:rPr>
          <w:rFonts w:eastAsiaTheme="minorEastAsia"/>
          <w:sz w:val="27"/>
          <w:szCs w:val="27"/>
        </w:rPr>
      </w:pPr>
      <w:r w:rsidRPr="08056B30">
        <w:rPr>
          <w:sz w:val="27"/>
          <w:szCs w:val="27"/>
        </w:rPr>
        <w:t>Kanten erhalten Gewicht</w:t>
      </w:r>
    </w:p>
    <w:p w14:paraId="4D21178D" w14:textId="226CB1B7" w:rsidR="08056B30" w:rsidRDefault="08056B30" w:rsidP="008D62C1">
      <w:pPr>
        <w:pStyle w:val="Listenabsatz"/>
        <w:numPr>
          <w:ilvl w:val="0"/>
          <w:numId w:val="45"/>
        </w:numPr>
        <w:rPr>
          <w:sz w:val="27"/>
          <w:szCs w:val="27"/>
        </w:rPr>
      </w:pPr>
      <w:r w:rsidRPr="08056B30">
        <w:rPr>
          <w:sz w:val="27"/>
          <w:szCs w:val="27"/>
        </w:rPr>
        <w:t>Gewichtsfunktion w wei</w:t>
      </w:r>
      <w:r w:rsidR="006C086B">
        <w:rPr>
          <w:sz w:val="27"/>
          <w:szCs w:val="27"/>
        </w:rPr>
        <w:t>s</w:t>
      </w:r>
      <w:r w:rsidRPr="08056B30">
        <w:rPr>
          <w:sz w:val="27"/>
          <w:szCs w:val="27"/>
        </w:rPr>
        <w:t>t jeder Kante Zahl zu</w:t>
      </w:r>
      <w:r w:rsidR="00CB11CB">
        <w:rPr>
          <w:sz w:val="27"/>
          <w:szCs w:val="27"/>
        </w:rPr>
        <w:t xml:space="preserve"> </w:t>
      </w:r>
    </w:p>
    <w:p w14:paraId="6CE673C6" w14:textId="11F25C09" w:rsidR="08056B30" w:rsidRDefault="08056B30" w:rsidP="008D62C1">
      <w:pPr>
        <w:pStyle w:val="Listenabsatz"/>
        <w:numPr>
          <w:ilvl w:val="0"/>
          <w:numId w:val="45"/>
        </w:numPr>
        <w:rPr>
          <w:sz w:val="27"/>
          <w:szCs w:val="27"/>
        </w:rPr>
      </w:pPr>
      <w:r w:rsidRPr="08056B30">
        <w:rPr>
          <w:sz w:val="27"/>
          <w:szCs w:val="27"/>
        </w:rPr>
        <w:t>Kann sowohl bei ungerichtet</w:t>
      </w:r>
      <w:r w:rsidR="006C086B">
        <w:rPr>
          <w:sz w:val="27"/>
          <w:szCs w:val="27"/>
        </w:rPr>
        <w:t>em</w:t>
      </w:r>
      <w:r w:rsidRPr="08056B30">
        <w:rPr>
          <w:sz w:val="27"/>
          <w:szCs w:val="27"/>
        </w:rPr>
        <w:t xml:space="preserve"> als auch gerichtetem Graph vorkommen</w:t>
      </w:r>
    </w:p>
    <w:p w14:paraId="576355E4" w14:textId="18BA289B" w:rsidR="08056B30" w:rsidRDefault="08056B30" w:rsidP="08056B30">
      <w:pPr>
        <w:rPr>
          <w:sz w:val="27"/>
          <w:szCs w:val="27"/>
        </w:rPr>
      </w:pPr>
    </w:p>
    <w:p w14:paraId="100751C4" w14:textId="4100416C"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Wie wird das Kantengewicht mathematisch definiert?</w:t>
      </w:r>
    </w:p>
    <w:p w14:paraId="494ED6CA" w14:textId="04566412" w:rsidR="563156BA" w:rsidRDefault="08056B30" w:rsidP="008D62C1">
      <w:pPr>
        <w:pStyle w:val="Listenabsatz"/>
        <w:numPr>
          <w:ilvl w:val="0"/>
          <w:numId w:val="44"/>
        </w:numPr>
        <w:rPr>
          <w:rFonts w:eastAsiaTheme="minorEastAsia"/>
          <w:sz w:val="27"/>
          <w:szCs w:val="27"/>
        </w:rPr>
      </w:pPr>
      <w:r w:rsidRPr="08056B30">
        <w:rPr>
          <w:sz w:val="27"/>
          <w:szCs w:val="27"/>
        </w:rPr>
        <w:t xml:space="preserve">Über eine Gewichtungsfunktion </w:t>
      </w:r>
      <w:r w:rsidR="00CC79DA" w:rsidRPr="00BC5D58">
        <w:t>ω</w:t>
      </w:r>
      <w:r w:rsidRPr="08056B30">
        <w:rPr>
          <w:sz w:val="27"/>
          <w:szCs w:val="27"/>
        </w:rPr>
        <w:t xml:space="preserve">: E -&gt; </w:t>
      </w:r>
      <w:r w:rsidR="00C1337D">
        <w:rPr>
          <w:rStyle w:val="hgkelc"/>
          <w:rFonts w:ascii="Cambria Math" w:hAnsi="Cambria Math" w:cs="Cambria Math"/>
        </w:rPr>
        <w:t>ℕ</w:t>
      </w:r>
    </w:p>
    <w:p w14:paraId="422F0701" w14:textId="695EB113" w:rsidR="00DC527C" w:rsidRDefault="00DC527C" w:rsidP="008D62C1">
      <w:pPr>
        <w:pStyle w:val="Listenabsatz"/>
        <w:numPr>
          <w:ilvl w:val="0"/>
          <w:numId w:val="44"/>
        </w:numPr>
        <w:rPr>
          <w:sz w:val="27"/>
          <w:szCs w:val="27"/>
        </w:rPr>
      </w:pPr>
      <w:r>
        <w:rPr>
          <w:sz w:val="27"/>
          <w:szCs w:val="27"/>
        </w:rPr>
        <w:t xml:space="preserve">Gewichtsfunktion = </w:t>
      </w:r>
      <w:r w:rsidRPr="00CB11CB">
        <w:rPr>
          <w:sz w:val="27"/>
          <w:szCs w:val="27"/>
        </w:rPr>
        <w:t>Funktion, die jede Kante in einem Zahlenraum abbildet</w:t>
      </w:r>
    </w:p>
    <w:p w14:paraId="56EEB5F6" w14:textId="3EEA6B9C" w:rsidR="00353455" w:rsidRDefault="08056B30" w:rsidP="006A22E0">
      <w:pPr>
        <w:pStyle w:val="Listenabsatz"/>
        <w:numPr>
          <w:ilvl w:val="0"/>
          <w:numId w:val="44"/>
        </w:numPr>
        <w:rPr>
          <w:sz w:val="27"/>
          <w:szCs w:val="27"/>
        </w:rPr>
      </w:pPr>
      <w:r w:rsidRPr="00353455">
        <w:rPr>
          <w:sz w:val="27"/>
          <w:szCs w:val="27"/>
        </w:rPr>
        <w:t>G = (V,E)</w:t>
      </w:r>
    </w:p>
    <w:p w14:paraId="46F62C13" w14:textId="68722D61" w:rsidR="08056B30" w:rsidRPr="00353455" w:rsidRDefault="08056B30" w:rsidP="006A22E0">
      <w:pPr>
        <w:pStyle w:val="Listenabsatz"/>
        <w:numPr>
          <w:ilvl w:val="0"/>
          <w:numId w:val="44"/>
        </w:numPr>
        <w:rPr>
          <w:sz w:val="27"/>
          <w:szCs w:val="27"/>
        </w:rPr>
      </w:pPr>
      <w:r w:rsidRPr="00353455">
        <w:rPr>
          <w:sz w:val="27"/>
          <w:szCs w:val="27"/>
        </w:rPr>
        <w:t>Paar (G,</w:t>
      </w:r>
      <w:r w:rsidR="00353455" w:rsidRPr="00353455">
        <w:rPr>
          <w:sz w:val="27"/>
          <w:szCs w:val="27"/>
        </w:rPr>
        <w:t xml:space="preserve"> ω</w:t>
      </w:r>
      <w:r w:rsidRPr="00353455">
        <w:rPr>
          <w:sz w:val="27"/>
          <w:szCs w:val="27"/>
        </w:rPr>
        <w:t>) ist ein gerichteter Graph</w:t>
      </w:r>
    </w:p>
    <w:p w14:paraId="39F85165" w14:textId="27562264" w:rsidR="08056B30" w:rsidRDefault="08056B30" w:rsidP="08056B30">
      <w:pPr>
        <w:rPr>
          <w:sz w:val="27"/>
          <w:szCs w:val="27"/>
        </w:rPr>
      </w:pPr>
    </w:p>
    <w:p w14:paraId="62C379D9" w14:textId="67E83FCD"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Was ist Nachbarschaft in Graphen?</w:t>
      </w:r>
    </w:p>
    <w:p w14:paraId="19207516" w14:textId="79F3FD4B" w:rsidR="563156BA" w:rsidRDefault="08056B30" w:rsidP="008D62C1">
      <w:pPr>
        <w:pStyle w:val="Listenabsatz"/>
        <w:numPr>
          <w:ilvl w:val="0"/>
          <w:numId w:val="43"/>
        </w:numPr>
        <w:rPr>
          <w:rFonts w:eastAsiaTheme="minorEastAsia"/>
          <w:sz w:val="27"/>
          <w:szCs w:val="27"/>
        </w:rPr>
      </w:pPr>
      <w:r w:rsidRPr="08056B30">
        <w:rPr>
          <w:sz w:val="27"/>
          <w:szCs w:val="27"/>
        </w:rPr>
        <w:t>Alle Knoten die mit Kanten verbunden sind</w:t>
      </w:r>
    </w:p>
    <w:p w14:paraId="5C68BF52" w14:textId="4E6A31BA" w:rsidR="08056B30" w:rsidRDefault="08056B30" w:rsidP="008D62C1">
      <w:pPr>
        <w:pStyle w:val="Listenabsatz"/>
        <w:numPr>
          <w:ilvl w:val="0"/>
          <w:numId w:val="43"/>
        </w:numPr>
        <w:rPr>
          <w:sz w:val="27"/>
          <w:szCs w:val="27"/>
        </w:rPr>
      </w:pPr>
      <w:r w:rsidRPr="08056B30">
        <w:rPr>
          <w:sz w:val="27"/>
          <w:szCs w:val="27"/>
        </w:rPr>
        <w:t xml:space="preserve">Zwei Knoten </w:t>
      </w:r>
      <w:proofErr w:type="spellStart"/>
      <w:r w:rsidRPr="08056B30">
        <w:rPr>
          <w:sz w:val="27"/>
          <w:szCs w:val="27"/>
        </w:rPr>
        <w:t>u,v</w:t>
      </w:r>
      <w:proofErr w:type="spellEnd"/>
      <w:r w:rsidRPr="08056B30">
        <w:rPr>
          <w:sz w:val="27"/>
          <w:szCs w:val="27"/>
        </w:rPr>
        <w:t xml:space="preserve"> </w:t>
      </w:r>
      <w:r w:rsidR="006F25F1">
        <w:rPr>
          <w:rStyle w:val="hgkelc"/>
          <w:rFonts w:ascii="Cambria Math" w:hAnsi="Cambria Math" w:cs="Cambria Math"/>
        </w:rPr>
        <w:t xml:space="preserve">∈ </w:t>
      </w:r>
      <w:r w:rsidR="00C64EDE">
        <w:rPr>
          <w:sz w:val="27"/>
          <w:szCs w:val="27"/>
        </w:rPr>
        <w:t xml:space="preserve">V </w:t>
      </w:r>
      <w:r w:rsidRPr="08056B30">
        <w:rPr>
          <w:sz w:val="27"/>
          <w:szCs w:val="27"/>
        </w:rPr>
        <w:t xml:space="preserve">heißen benachbart </w:t>
      </w:r>
      <w:r w:rsidRPr="1B4D45B0">
        <w:rPr>
          <w:sz w:val="27"/>
          <w:szCs w:val="27"/>
        </w:rPr>
        <w:t>(= adjazent)</w:t>
      </w:r>
      <w:r w:rsidRPr="43362818">
        <w:rPr>
          <w:sz w:val="27"/>
          <w:szCs w:val="27"/>
        </w:rPr>
        <w:t xml:space="preserve"> </w:t>
      </w:r>
      <w:r w:rsidRPr="08056B30">
        <w:rPr>
          <w:sz w:val="27"/>
          <w:szCs w:val="27"/>
        </w:rPr>
        <w:t>wenn es eine Kante gibt die u</w:t>
      </w:r>
      <w:r w:rsidR="006F25F1">
        <w:rPr>
          <w:sz w:val="27"/>
          <w:szCs w:val="27"/>
        </w:rPr>
        <w:t xml:space="preserve"> und </w:t>
      </w:r>
      <w:r w:rsidRPr="08056B30">
        <w:rPr>
          <w:sz w:val="27"/>
          <w:szCs w:val="27"/>
        </w:rPr>
        <w:t>v verbindet</w:t>
      </w:r>
    </w:p>
    <w:p w14:paraId="5ED6E580" w14:textId="4F9CF3C1" w:rsidR="08056B30" w:rsidRDefault="08056B30" w:rsidP="008D62C1">
      <w:pPr>
        <w:pStyle w:val="Listenabsatz"/>
        <w:numPr>
          <w:ilvl w:val="0"/>
          <w:numId w:val="43"/>
        </w:numPr>
        <w:rPr>
          <w:sz w:val="27"/>
          <w:szCs w:val="27"/>
        </w:rPr>
      </w:pPr>
      <w:proofErr w:type="spellStart"/>
      <w:r w:rsidRPr="08056B30">
        <w:rPr>
          <w:sz w:val="27"/>
          <w:szCs w:val="27"/>
        </w:rPr>
        <w:t>u,v</w:t>
      </w:r>
      <w:proofErr w:type="spellEnd"/>
      <w:r w:rsidRPr="08056B30">
        <w:rPr>
          <w:sz w:val="27"/>
          <w:szCs w:val="27"/>
        </w:rPr>
        <w:t xml:space="preserve"> e V, u != v, es existiert ein e = {</w:t>
      </w:r>
      <w:proofErr w:type="spellStart"/>
      <w:r w:rsidRPr="08056B30">
        <w:rPr>
          <w:sz w:val="27"/>
          <w:szCs w:val="27"/>
        </w:rPr>
        <w:t>u,v</w:t>
      </w:r>
      <w:proofErr w:type="spellEnd"/>
      <w:r w:rsidRPr="08056B30">
        <w:rPr>
          <w:sz w:val="27"/>
          <w:szCs w:val="27"/>
        </w:rPr>
        <w:t>}</w:t>
      </w:r>
    </w:p>
    <w:p w14:paraId="2752E956" w14:textId="3296C628" w:rsidR="08056B30" w:rsidRDefault="08056B30" w:rsidP="008D62C1">
      <w:pPr>
        <w:pStyle w:val="Listenabsatz"/>
        <w:numPr>
          <w:ilvl w:val="0"/>
          <w:numId w:val="43"/>
        </w:numPr>
        <w:rPr>
          <w:rFonts w:eastAsiaTheme="minorEastAsia"/>
          <w:sz w:val="27"/>
          <w:szCs w:val="27"/>
        </w:rPr>
      </w:pPr>
      <w:proofErr w:type="spellStart"/>
      <w:r w:rsidRPr="08056B30">
        <w:rPr>
          <w:sz w:val="27"/>
          <w:szCs w:val="27"/>
        </w:rPr>
        <w:t>u</w:t>
      </w:r>
      <w:r w:rsidR="52123DAA" w:rsidRPr="52123DAA">
        <w:rPr>
          <w:sz w:val="27"/>
          <w:szCs w:val="27"/>
        </w:rPr>
        <w:t>∼</w:t>
      </w:r>
      <w:r w:rsidRPr="08056B30">
        <w:rPr>
          <w:sz w:val="27"/>
          <w:szCs w:val="27"/>
        </w:rPr>
        <w:t>v</w:t>
      </w:r>
      <w:proofErr w:type="spellEnd"/>
      <w:r w:rsidRPr="08056B30">
        <w:rPr>
          <w:sz w:val="27"/>
          <w:szCs w:val="27"/>
        </w:rPr>
        <w:t xml:space="preserve"> heißt benachbart (adjazent)</w:t>
      </w:r>
    </w:p>
    <w:p w14:paraId="74B87D96" w14:textId="7E3896AD" w:rsidR="08056B30" w:rsidRDefault="08056B30" w:rsidP="008D62C1">
      <w:pPr>
        <w:pStyle w:val="Listenabsatz"/>
        <w:numPr>
          <w:ilvl w:val="0"/>
          <w:numId w:val="43"/>
        </w:numPr>
        <w:rPr>
          <w:sz w:val="27"/>
          <w:szCs w:val="27"/>
        </w:rPr>
      </w:pPr>
      <w:r w:rsidRPr="08056B30">
        <w:rPr>
          <w:sz w:val="27"/>
          <w:szCs w:val="27"/>
        </w:rPr>
        <w:t xml:space="preserve">Auch Kanten können benachbart sein </w:t>
      </w:r>
      <w:r w:rsidRPr="52C8E9C9">
        <w:rPr>
          <w:sz w:val="27"/>
          <w:szCs w:val="27"/>
        </w:rPr>
        <w:t xml:space="preserve">(= </w:t>
      </w:r>
      <w:r w:rsidRPr="78091080">
        <w:rPr>
          <w:sz w:val="27"/>
          <w:szCs w:val="27"/>
        </w:rPr>
        <w:t>inzident</w:t>
      </w:r>
      <w:r w:rsidRPr="7923DCA8">
        <w:rPr>
          <w:sz w:val="27"/>
          <w:szCs w:val="27"/>
        </w:rPr>
        <w:t>)</w:t>
      </w:r>
      <w:r w:rsidRPr="654D265D">
        <w:rPr>
          <w:sz w:val="27"/>
          <w:szCs w:val="27"/>
        </w:rPr>
        <w:t xml:space="preserve"> </w:t>
      </w:r>
      <w:r w:rsidRPr="08056B30">
        <w:rPr>
          <w:sz w:val="27"/>
          <w:szCs w:val="27"/>
        </w:rPr>
        <w:t>wenn e1 != e2 aber ein Knoten auf beiden Kante liegt</w:t>
      </w:r>
    </w:p>
    <w:p w14:paraId="7B102915" w14:textId="440EA681" w:rsidR="08056B30" w:rsidRDefault="08056B30" w:rsidP="008D62C1">
      <w:pPr>
        <w:pStyle w:val="Listenabsatz"/>
        <w:numPr>
          <w:ilvl w:val="0"/>
          <w:numId w:val="43"/>
        </w:numPr>
        <w:rPr>
          <w:rFonts w:eastAsiaTheme="minorEastAsia"/>
          <w:sz w:val="27"/>
          <w:szCs w:val="27"/>
        </w:rPr>
      </w:pPr>
      <w:r>
        <w:rPr>
          <w:noProof/>
        </w:rPr>
        <w:drawing>
          <wp:inline distT="0" distB="0" distL="0" distR="0" wp14:anchorId="6AFB46CC" wp14:editId="61AEAF5A">
            <wp:extent cx="4572000" cy="1466850"/>
            <wp:effectExtent l="0" t="0" r="0" b="0"/>
            <wp:docPr id="975436527" name="Picture 97543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481B40A0" w14:textId="70697215" w:rsidR="08056B30" w:rsidRDefault="08056B30" w:rsidP="65A4553D">
      <w:pPr>
        <w:pStyle w:val="Listenabsatz"/>
        <w:numPr>
          <w:ilvl w:val="0"/>
          <w:numId w:val="43"/>
        </w:numPr>
        <w:rPr>
          <w:rFonts w:eastAsiaTheme="minorEastAsia"/>
        </w:rPr>
      </w:pPr>
      <w:r>
        <w:rPr>
          <w:noProof/>
        </w:rPr>
        <w:drawing>
          <wp:inline distT="0" distB="0" distL="0" distR="0" wp14:anchorId="141F54BB" wp14:editId="22E15E83">
            <wp:extent cx="4572000" cy="561975"/>
            <wp:effectExtent l="0" t="0" r="0" b="0"/>
            <wp:docPr id="1196518688" name="Picture 119651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518688"/>
                    <pic:cNvPicPr/>
                  </pic:nvPicPr>
                  <pic:blipFill>
                    <a:blip r:embed="rId14">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2DBD8B8A" w14:textId="695CBAD8" w:rsidR="7D85595A" w:rsidRDefault="7D85595A" w:rsidP="7D85595A">
      <w:pPr>
        <w:pStyle w:val="Listenabsatz"/>
        <w:numPr>
          <w:ilvl w:val="0"/>
          <w:numId w:val="43"/>
        </w:numPr>
      </w:pPr>
      <w:r w:rsidRPr="7D85595A">
        <w:rPr>
          <w:rFonts w:eastAsiaTheme="minorEastAsia"/>
        </w:rPr>
        <w:t xml:space="preserve">Definition für </w:t>
      </w:r>
      <w:r w:rsidR="584532A3" w:rsidRPr="584532A3">
        <w:rPr>
          <w:rFonts w:eastAsiaTheme="minorEastAsia"/>
        </w:rPr>
        <w:t>benachbarte Kanten</w:t>
      </w:r>
      <w:r w:rsidR="3DC26341" w:rsidRPr="3DC26341">
        <w:rPr>
          <w:rFonts w:eastAsiaTheme="minorEastAsia"/>
        </w:rPr>
        <w:t xml:space="preserve"> </w:t>
      </w:r>
      <w:r w:rsidR="6CD862F9" w:rsidRPr="6CD862F9">
        <w:rPr>
          <w:rFonts w:eastAsiaTheme="minorEastAsia"/>
        </w:rPr>
        <w:t>e</w:t>
      </w:r>
      <w:r w:rsidR="6CD862F9" w:rsidRPr="0CFA6023">
        <w:rPr>
          <w:rFonts w:eastAsiaTheme="minorEastAsia"/>
          <w:vertAlign w:val="subscript"/>
        </w:rPr>
        <w:t>1</w:t>
      </w:r>
      <w:r w:rsidR="6CD862F9" w:rsidRPr="6CD862F9">
        <w:rPr>
          <w:rFonts w:eastAsiaTheme="minorEastAsia"/>
        </w:rPr>
        <w:t xml:space="preserve"> und e</w:t>
      </w:r>
      <w:r w:rsidR="6CD862F9" w:rsidRPr="0CFA6023">
        <w:rPr>
          <w:rFonts w:eastAsiaTheme="minorEastAsia"/>
          <w:vertAlign w:val="subscript"/>
        </w:rPr>
        <w:t>2</w:t>
      </w:r>
      <w:r w:rsidR="34DC521F" w:rsidRPr="34DC521F">
        <w:rPr>
          <w:rFonts w:eastAsiaTheme="minorEastAsia"/>
        </w:rPr>
        <w:t xml:space="preserve"> </w:t>
      </w:r>
      <w:r w:rsidR="3DC26341" w:rsidRPr="3DC26341">
        <w:rPr>
          <w:rFonts w:eastAsiaTheme="minorEastAsia"/>
        </w:rPr>
        <w:t>(</w:t>
      </w:r>
      <w:r w:rsidR="11630012" w:rsidRPr="11630012">
        <w:rPr>
          <w:rFonts w:eastAsiaTheme="minorEastAsia"/>
        </w:rPr>
        <w:t>Inzidenz</w:t>
      </w:r>
      <w:r w:rsidR="3DC26341" w:rsidRPr="3DC26341">
        <w:rPr>
          <w:rFonts w:eastAsiaTheme="minorEastAsia"/>
        </w:rPr>
        <w:t>):</w:t>
      </w:r>
    </w:p>
    <w:p w14:paraId="33D312E6" w14:textId="5827CC87" w:rsidR="584532A3" w:rsidRDefault="584532A3" w:rsidP="584532A3">
      <w:pPr>
        <w:pStyle w:val="Listenabsatz"/>
        <w:numPr>
          <w:ilvl w:val="0"/>
          <w:numId w:val="43"/>
        </w:numPr>
        <w:rPr>
          <w:rFonts w:asciiTheme="minorEastAsia" w:eastAsiaTheme="minorEastAsia" w:hAnsiTheme="minorEastAsia" w:cstheme="minorEastAsia"/>
        </w:rPr>
      </w:pPr>
      <w:r>
        <w:rPr>
          <w:noProof/>
        </w:rPr>
        <w:drawing>
          <wp:inline distT="0" distB="0" distL="0" distR="0" wp14:anchorId="166F5573" wp14:editId="631B26C4">
            <wp:extent cx="4572000" cy="466725"/>
            <wp:effectExtent l="0" t="0" r="0" b="0"/>
            <wp:docPr id="106018321" name="Picture 10601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51B5AFF5" w14:textId="155D9F62" w:rsidR="08056B30" w:rsidRDefault="08056B30" w:rsidP="08056B30">
      <w:pPr>
        <w:rPr>
          <w:sz w:val="27"/>
          <w:szCs w:val="27"/>
        </w:rPr>
      </w:pPr>
    </w:p>
    <w:p w14:paraId="320FEE88" w14:textId="213261DA"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Was besagt das Handshaking Lemma?</w:t>
      </w:r>
    </w:p>
    <w:p w14:paraId="56841D80" w14:textId="6F814347" w:rsidR="08056B30" w:rsidRDefault="00C2491A" w:rsidP="0067431D">
      <w:pPr>
        <w:pStyle w:val="Listenabsatz"/>
        <w:numPr>
          <w:ilvl w:val="0"/>
          <w:numId w:val="42"/>
        </w:numPr>
        <w:rPr>
          <w:rFonts w:eastAsiaTheme="minorEastAsia"/>
          <w:sz w:val="27"/>
          <w:szCs w:val="27"/>
        </w:rPr>
      </w:pPr>
      <w:r w:rsidRPr="00C2491A">
        <w:rPr>
          <w:sz w:val="27"/>
          <w:szCs w:val="27"/>
        </w:rPr>
        <w:lastRenderedPageBreak/>
        <w:t>Die</w:t>
      </w:r>
      <w:r w:rsidR="08056B30" w:rsidRPr="08056B30">
        <w:rPr>
          <w:sz w:val="27"/>
          <w:szCs w:val="27"/>
        </w:rPr>
        <w:t xml:space="preserve"> Anzahl an Knoten mit ungeradem Knote</w:t>
      </w:r>
      <w:r w:rsidR="00035438">
        <w:rPr>
          <w:sz w:val="27"/>
          <w:szCs w:val="27"/>
        </w:rPr>
        <w:t xml:space="preserve">ngrad </w:t>
      </w:r>
      <w:r w:rsidRPr="00C2491A">
        <w:rPr>
          <w:sz w:val="27"/>
          <w:szCs w:val="27"/>
        </w:rPr>
        <w:t xml:space="preserve">ist </w:t>
      </w:r>
      <w:r w:rsidR="08056B30" w:rsidRPr="08056B30">
        <w:rPr>
          <w:sz w:val="27"/>
          <w:szCs w:val="27"/>
        </w:rPr>
        <w:t>gerade</w:t>
      </w:r>
      <w:r w:rsidR="00F8314A">
        <w:rPr>
          <w:sz w:val="27"/>
          <w:szCs w:val="27"/>
        </w:rPr>
        <w:t xml:space="preserve"> </w:t>
      </w:r>
      <w:r w:rsidR="08056B30">
        <w:rPr>
          <w:noProof/>
        </w:rPr>
        <w:drawing>
          <wp:inline distT="0" distB="0" distL="0" distR="0" wp14:anchorId="57ACEA8E" wp14:editId="6103315C">
            <wp:extent cx="4572000" cy="1781175"/>
            <wp:effectExtent l="0" t="0" r="0" b="0"/>
            <wp:docPr id="1266143182" name="Picture 126614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132C55C5" w14:textId="0C282CA2" w:rsidR="08056B30" w:rsidRDefault="08056B30" w:rsidP="007A47EF">
      <w:pPr>
        <w:pStyle w:val="Listenabsatz"/>
        <w:rPr>
          <w:rFonts w:eastAsiaTheme="minorEastAsia"/>
        </w:rPr>
      </w:pPr>
      <w:r>
        <w:rPr>
          <w:noProof/>
        </w:rPr>
        <w:drawing>
          <wp:inline distT="0" distB="0" distL="0" distR="0" wp14:anchorId="5E9570D5" wp14:editId="36A87A19">
            <wp:extent cx="4572000" cy="1590675"/>
            <wp:effectExtent l="0" t="0" r="0" b="0"/>
            <wp:docPr id="388276412" name="Picture 3882764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4D76C3FF" w14:textId="659CFA02"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Was ist ein regulärer Graph?</w:t>
      </w:r>
    </w:p>
    <w:p w14:paraId="31B28D42" w14:textId="40376474" w:rsidR="08056B30" w:rsidRPr="00B16804" w:rsidRDefault="08056B30" w:rsidP="008D62C1">
      <w:pPr>
        <w:pStyle w:val="Listenabsatz"/>
        <w:numPr>
          <w:ilvl w:val="0"/>
          <w:numId w:val="41"/>
        </w:numPr>
        <w:rPr>
          <w:sz w:val="27"/>
          <w:szCs w:val="27"/>
        </w:rPr>
      </w:pPr>
      <w:r w:rsidRPr="00B16804">
        <w:rPr>
          <w:sz w:val="27"/>
          <w:szCs w:val="27"/>
        </w:rPr>
        <w:t>Jeder Knoten hat gleich viele Kanten</w:t>
      </w:r>
      <w:r w:rsidR="00B16804" w:rsidRPr="00B16804">
        <w:rPr>
          <w:sz w:val="27"/>
          <w:szCs w:val="27"/>
        </w:rPr>
        <w:t xml:space="preserve"> =</w:t>
      </w:r>
      <w:r w:rsidRPr="00B16804">
        <w:rPr>
          <w:sz w:val="27"/>
          <w:szCs w:val="27"/>
        </w:rPr>
        <w:t xml:space="preserve"> jeder Knoten </w:t>
      </w:r>
      <w:r w:rsidR="000E20DF">
        <w:rPr>
          <w:sz w:val="27"/>
          <w:szCs w:val="27"/>
        </w:rPr>
        <w:t>hat denselben Knotengrad</w:t>
      </w:r>
      <w:r w:rsidR="00B16804" w:rsidRPr="00B16804">
        <w:rPr>
          <w:sz w:val="27"/>
          <w:szCs w:val="27"/>
        </w:rPr>
        <w:t xml:space="preserve"> = </w:t>
      </w:r>
      <w:r w:rsidR="00B16804">
        <w:rPr>
          <w:sz w:val="27"/>
          <w:szCs w:val="27"/>
        </w:rPr>
        <w:t>a</w:t>
      </w:r>
      <w:r w:rsidRPr="00B16804">
        <w:rPr>
          <w:sz w:val="27"/>
          <w:szCs w:val="27"/>
        </w:rPr>
        <w:t>lle Knoten haben gleich viele Nachbarn</w:t>
      </w:r>
    </w:p>
    <w:p w14:paraId="173BC647" w14:textId="675BA381" w:rsidR="00196E78" w:rsidRPr="00196E78" w:rsidRDefault="00196E78" w:rsidP="00196E78">
      <w:pPr>
        <w:pStyle w:val="Listenabsatz"/>
        <w:numPr>
          <w:ilvl w:val="0"/>
          <w:numId w:val="41"/>
        </w:numPr>
        <w:rPr>
          <w:sz w:val="27"/>
          <w:szCs w:val="27"/>
        </w:rPr>
      </w:pPr>
      <w:proofErr w:type="spellStart"/>
      <w:r w:rsidRPr="08056B30">
        <w:rPr>
          <w:sz w:val="27"/>
          <w:szCs w:val="27"/>
        </w:rPr>
        <w:t>deg</w:t>
      </w:r>
      <w:proofErr w:type="spellEnd"/>
      <w:r w:rsidRPr="08056B30">
        <w:rPr>
          <w:sz w:val="27"/>
          <w:szCs w:val="27"/>
        </w:rPr>
        <w:t>(v) = r für alle v e V</w:t>
      </w:r>
    </w:p>
    <w:p w14:paraId="3E84AF8C" w14:textId="5AE82762" w:rsidR="08056B30" w:rsidRDefault="08056B30" w:rsidP="008D62C1">
      <w:pPr>
        <w:pStyle w:val="Listenabsatz"/>
        <w:numPr>
          <w:ilvl w:val="0"/>
          <w:numId w:val="41"/>
        </w:numPr>
        <w:rPr>
          <w:sz w:val="27"/>
          <w:szCs w:val="27"/>
        </w:rPr>
      </w:pPr>
      <w:r w:rsidRPr="08056B30">
        <w:rPr>
          <w:sz w:val="27"/>
          <w:szCs w:val="27"/>
        </w:rPr>
        <w:t>Isolierter Knoten -&gt; Grad/Nachbarschaft 0</w:t>
      </w:r>
    </w:p>
    <w:p w14:paraId="1B7EEF2F" w14:textId="18A66FCB" w:rsidR="006A4D20" w:rsidRDefault="006A4D20" w:rsidP="008D62C1">
      <w:pPr>
        <w:pStyle w:val="Listenabsatz"/>
        <w:numPr>
          <w:ilvl w:val="0"/>
          <w:numId w:val="41"/>
        </w:numPr>
        <w:rPr>
          <w:sz w:val="27"/>
          <w:szCs w:val="27"/>
        </w:rPr>
      </w:pPr>
      <w:r>
        <w:rPr>
          <w:sz w:val="27"/>
          <w:szCs w:val="27"/>
        </w:rPr>
        <w:t>r-regulärer Graph: z.B. 2 regulärer Graph</w:t>
      </w:r>
    </w:p>
    <w:p w14:paraId="6408A846" w14:textId="1466BD84" w:rsidR="00223292" w:rsidRPr="00223292" w:rsidRDefault="00223292" w:rsidP="00223292">
      <w:pPr>
        <w:jc w:val="center"/>
        <w:rPr>
          <w:sz w:val="27"/>
          <w:szCs w:val="27"/>
        </w:rPr>
      </w:pPr>
      <w:r w:rsidRPr="00223292">
        <w:rPr>
          <w:noProof/>
          <w:sz w:val="27"/>
          <w:szCs w:val="27"/>
        </w:rPr>
        <w:drawing>
          <wp:inline distT="0" distB="0" distL="0" distR="0" wp14:anchorId="44811A50" wp14:editId="284D9E0A">
            <wp:extent cx="1765190" cy="1811754"/>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2403" cy="1819157"/>
                    </a:xfrm>
                    <a:prstGeom prst="rect">
                      <a:avLst/>
                    </a:prstGeom>
                  </pic:spPr>
                </pic:pic>
              </a:graphicData>
            </a:graphic>
          </wp:inline>
        </w:drawing>
      </w:r>
    </w:p>
    <w:p w14:paraId="7F9A381F" w14:textId="00561561" w:rsidR="08056B30" w:rsidRDefault="08056B30" w:rsidP="08056B30">
      <w:pPr>
        <w:rPr>
          <w:sz w:val="27"/>
          <w:szCs w:val="27"/>
        </w:rPr>
      </w:pPr>
    </w:p>
    <w:p w14:paraId="324D0096" w14:textId="6DF3DC97" w:rsidR="604A6326" w:rsidRDefault="508A2125" w:rsidP="008D62C1">
      <w:pPr>
        <w:pStyle w:val="Listenabsatz"/>
        <w:numPr>
          <w:ilvl w:val="0"/>
          <w:numId w:val="50"/>
        </w:numPr>
        <w:rPr>
          <w:b/>
          <w:bCs/>
          <w:sz w:val="27"/>
          <w:szCs w:val="27"/>
        </w:rPr>
      </w:pPr>
      <w:r w:rsidRPr="00ED3938">
        <w:rPr>
          <w:rFonts w:ascii="Calibri" w:eastAsia="Calibri" w:hAnsi="Calibri" w:cs="Calibri"/>
          <w:b/>
          <w:bCs/>
          <w:sz w:val="27"/>
          <w:szCs w:val="27"/>
          <w:highlight w:val="green"/>
        </w:rPr>
        <w:t>Ist Graph H ein Teilgraph von G (für zwei beliebige Beispiele von G und H)</w:t>
      </w:r>
    </w:p>
    <w:p w14:paraId="2F882C8E" w14:textId="4A47C59D" w:rsidR="000B0263" w:rsidRDefault="000B0263" w:rsidP="008D62C1">
      <w:pPr>
        <w:pStyle w:val="Listenabsatz"/>
        <w:numPr>
          <w:ilvl w:val="0"/>
          <w:numId w:val="40"/>
        </w:numPr>
        <w:rPr>
          <w:rFonts w:eastAsiaTheme="minorEastAsia"/>
          <w:b/>
          <w:bCs/>
          <w:sz w:val="27"/>
          <w:szCs w:val="27"/>
        </w:rPr>
      </w:pPr>
      <w:r>
        <w:rPr>
          <w:rFonts w:ascii="Calibri" w:eastAsia="Calibri" w:hAnsi="Calibri" w:cs="Calibri"/>
          <w:sz w:val="27"/>
          <w:szCs w:val="27"/>
        </w:rPr>
        <w:t>Knoten müssen gleich</w:t>
      </w:r>
      <w:r w:rsidR="000652E2">
        <w:rPr>
          <w:rFonts w:ascii="Calibri" w:eastAsia="Calibri" w:hAnsi="Calibri" w:cs="Calibri"/>
          <w:sz w:val="27"/>
          <w:szCs w:val="27"/>
        </w:rPr>
        <w:t>e Bezeichnung haben</w:t>
      </w:r>
    </w:p>
    <w:p w14:paraId="709D453D" w14:textId="02932F5E" w:rsidR="08056B30" w:rsidRDefault="08056B30" w:rsidP="008D62C1">
      <w:pPr>
        <w:pStyle w:val="Listenabsatz"/>
        <w:numPr>
          <w:ilvl w:val="0"/>
          <w:numId w:val="40"/>
        </w:numPr>
        <w:rPr>
          <w:b/>
          <w:bCs/>
          <w:sz w:val="27"/>
          <w:szCs w:val="27"/>
        </w:rPr>
      </w:pPr>
      <w:r w:rsidRPr="08056B30">
        <w:rPr>
          <w:rFonts w:ascii="Calibri" w:eastAsia="Calibri" w:hAnsi="Calibri" w:cs="Calibri"/>
          <w:sz w:val="27"/>
          <w:szCs w:val="27"/>
        </w:rPr>
        <w:t>V2 darf nicht gerichtet sein</w:t>
      </w:r>
      <w:r w:rsidR="000652E2">
        <w:rPr>
          <w:rFonts w:ascii="Calibri" w:eastAsia="Calibri" w:hAnsi="Calibri" w:cs="Calibri"/>
          <w:sz w:val="27"/>
          <w:szCs w:val="27"/>
        </w:rPr>
        <w:t>,</w:t>
      </w:r>
      <w:r w:rsidRPr="08056B30">
        <w:rPr>
          <w:rFonts w:ascii="Calibri" w:eastAsia="Calibri" w:hAnsi="Calibri" w:cs="Calibri"/>
          <w:sz w:val="27"/>
          <w:szCs w:val="27"/>
        </w:rPr>
        <w:t xml:space="preserve"> wenn V1 ungerichtet </w:t>
      </w:r>
      <w:r w:rsidR="000652E2">
        <w:rPr>
          <w:rFonts w:ascii="Calibri" w:eastAsia="Calibri" w:hAnsi="Calibri" w:cs="Calibri"/>
          <w:sz w:val="27"/>
          <w:szCs w:val="27"/>
        </w:rPr>
        <w:t xml:space="preserve">ist </w:t>
      </w:r>
      <w:r w:rsidRPr="08056B30">
        <w:rPr>
          <w:rFonts w:ascii="Calibri" w:eastAsia="Calibri" w:hAnsi="Calibri" w:cs="Calibri"/>
          <w:sz w:val="27"/>
          <w:szCs w:val="27"/>
        </w:rPr>
        <w:t xml:space="preserve">und vice </w:t>
      </w:r>
      <w:proofErr w:type="spellStart"/>
      <w:r w:rsidRPr="08056B30">
        <w:rPr>
          <w:rFonts w:ascii="Calibri" w:eastAsia="Calibri" w:hAnsi="Calibri" w:cs="Calibri"/>
          <w:sz w:val="27"/>
          <w:szCs w:val="27"/>
        </w:rPr>
        <w:t>versa</w:t>
      </w:r>
      <w:proofErr w:type="spellEnd"/>
    </w:p>
    <w:p w14:paraId="7F425070" w14:textId="257C9291" w:rsidR="08056B30" w:rsidRDefault="08056B30" w:rsidP="008D62C1">
      <w:pPr>
        <w:pStyle w:val="Listenabsatz"/>
        <w:numPr>
          <w:ilvl w:val="0"/>
          <w:numId w:val="40"/>
        </w:numPr>
        <w:rPr>
          <w:rFonts w:eastAsiaTheme="minorEastAsia"/>
          <w:b/>
          <w:bCs/>
          <w:sz w:val="27"/>
          <w:szCs w:val="27"/>
        </w:rPr>
      </w:pPr>
      <w:r w:rsidRPr="08056B30">
        <w:rPr>
          <w:rFonts w:ascii="Calibri" w:eastAsia="Calibri" w:hAnsi="Calibri" w:cs="Calibri"/>
          <w:sz w:val="27"/>
          <w:szCs w:val="27"/>
        </w:rPr>
        <w:t>Knoten Induziert:</w:t>
      </w:r>
    </w:p>
    <w:p w14:paraId="413F05D7" w14:textId="36597A8A" w:rsidR="001C7A89" w:rsidRPr="001C7A89" w:rsidRDefault="001C7A89" w:rsidP="001C7A89">
      <w:pPr>
        <w:pStyle w:val="Listenabsatz"/>
        <w:numPr>
          <w:ilvl w:val="1"/>
          <w:numId w:val="40"/>
        </w:numPr>
        <w:rPr>
          <w:sz w:val="27"/>
          <w:szCs w:val="27"/>
        </w:rPr>
      </w:pPr>
      <w:r w:rsidRPr="001C7A89">
        <w:rPr>
          <w:sz w:val="27"/>
          <w:szCs w:val="27"/>
        </w:rPr>
        <w:t>Man wählt eine Teilmenge V2 der Knoten aus und übernimmt alle Kanten von G zwischen Knoten aus V2.</w:t>
      </w:r>
    </w:p>
    <w:p w14:paraId="57EE65BA" w14:textId="29190E1C" w:rsidR="08056B30" w:rsidRDefault="08056B30" w:rsidP="008D62C1">
      <w:pPr>
        <w:pStyle w:val="Listenabsatz"/>
        <w:numPr>
          <w:ilvl w:val="1"/>
          <w:numId w:val="40"/>
        </w:numPr>
        <w:rPr>
          <w:b/>
          <w:bCs/>
          <w:sz w:val="27"/>
          <w:szCs w:val="27"/>
        </w:rPr>
      </w:pPr>
      <w:r w:rsidRPr="08056B30">
        <w:rPr>
          <w:rFonts w:ascii="Calibri" w:eastAsia="Calibri" w:hAnsi="Calibri" w:cs="Calibri"/>
          <w:sz w:val="27"/>
          <w:szCs w:val="27"/>
        </w:rPr>
        <w:lastRenderedPageBreak/>
        <w:t xml:space="preserve">Teilmenge von V2 und übernimmt </w:t>
      </w:r>
      <w:r w:rsidRPr="005559EA">
        <w:rPr>
          <w:rFonts w:ascii="Calibri" w:eastAsia="Calibri" w:hAnsi="Calibri" w:cs="Calibri"/>
          <w:b/>
          <w:bCs/>
          <w:sz w:val="27"/>
          <w:szCs w:val="27"/>
        </w:rPr>
        <w:t>alle Kanten</w:t>
      </w:r>
    </w:p>
    <w:p w14:paraId="58A4C416" w14:textId="13184FBA" w:rsidR="08056B30" w:rsidRDefault="08056B30" w:rsidP="008D62C1">
      <w:pPr>
        <w:pStyle w:val="Listenabsatz"/>
        <w:numPr>
          <w:ilvl w:val="1"/>
          <w:numId w:val="40"/>
        </w:numPr>
        <w:rPr>
          <w:b/>
          <w:bCs/>
          <w:sz w:val="27"/>
          <w:szCs w:val="27"/>
        </w:rPr>
      </w:pPr>
      <w:r w:rsidRPr="08056B30">
        <w:rPr>
          <w:rFonts w:ascii="Calibri" w:eastAsia="Calibri" w:hAnsi="Calibri" w:cs="Calibri"/>
          <w:sz w:val="27"/>
          <w:szCs w:val="27"/>
        </w:rPr>
        <w:t>jeder Knoten in G2 ist gleich verbunden wie in G1</w:t>
      </w:r>
      <w:r w:rsidR="00795C9D">
        <w:rPr>
          <w:noProof/>
        </w:rPr>
        <w:drawing>
          <wp:inline distT="0" distB="0" distL="0" distR="0" wp14:anchorId="26B756E8" wp14:editId="628DCEEE">
            <wp:extent cx="2105130" cy="776893"/>
            <wp:effectExtent l="0" t="0" r="0" b="4445"/>
            <wp:docPr id="2" name="Grafik 2"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Uhr enthält.&#10;&#10;Automatisch generierte Beschreibung"/>
                    <pic:cNvPicPr/>
                  </pic:nvPicPr>
                  <pic:blipFill>
                    <a:blip r:embed="rId19"/>
                    <a:stretch>
                      <a:fillRect/>
                    </a:stretch>
                  </pic:blipFill>
                  <pic:spPr>
                    <a:xfrm>
                      <a:off x="0" y="0"/>
                      <a:ext cx="2114089" cy="780199"/>
                    </a:xfrm>
                    <a:prstGeom prst="rect">
                      <a:avLst/>
                    </a:prstGeom>
                  </pic:spPr>
                </pic:pic>
              </a:graphicData>
            </a:graphic>
          </wp:inline>
        </w:drawing>
      </w:r>
    </w:p>
    <w:p w14:paraId="48E645BB" w14:textId="0E5BA6BE" w:rsidR="08056B30" w:rsidRDefault="08056B30" w:rsidP="008D62C1">
      <w:pPr>
        <w:pStyle w:val="Listenabsatz"/>
        <w:numPr>
          <w:ilvl w:val="0"/>
          <w:numId w:val="40"/>
        </w:numPr>
        <w:rPr>
          <w:b/>
          <w:bCs/>
          <w:sz w:val="27"/>
          <w:szCs w:val="27"/>
        </w:rPr>
      </w:pPr>
      <w:r w:rsidRPr="08056B30">
        <w:rPr>
          <w:rFonts w:ascii="Calibri" w:eastAsia="Calibri" w:hAnsi="Calibri" w:cs="Calibri"/>
          <w:sz w:val="27"/>
          <w:szCs w:val="27"/>
        </w:rPr>
        <w:t>Kanten Induziert:</w:t>
      </w:r>
    </w:p>
    <w:p w14:paraId="71F51AD6" w14:textId="4CCA9F48" w:rsidR="08056B30" w:rsidRDefault="08056B30" w:rsidP="008D62C1">
      <w:pPr>
        <w:pStyle w:val="Listenabsatz"/>
        <w:numPr>
          <w:ilvl w:val="1"/>
          <w:numId w:val="40"/>
        </w:numPr>
        <w:rPr>
          <w:b/>
          <w:bCs/>
          <w:sz w:val="27"/>
          <w:szCs w:val="27"/>
        </w:rPr>
      </w:pPr>
      <w:r w:rsidRPr="08056B30">
        <w:rPr>
          <w:rFonts w:ascii="Calibri" w:eastAsia="Calibri" w:hAnsi="Calibri" w:cs="Calibri"/>
          <w:sz w:val="27"/>
          <w:szCs w:val="27"/>
        </w:rPr>
        <w:t>Teilmenge E2 von E1</w:t>
      </w:r>
    </w:p>
    <w:p w14:paraId="750020C7" w14:textId="210E13B2" w:rsidR="08056B30" w:rsidRDefault="08056B30" w:rsidP="008D62C1">
      <w:pPr>
        <w:pStyle w:val="Listenabsatz"/>
        <w:numPr>
          <w:ilvl w:val="1"/>
          <w:numId w:val="40"/>
        </w:numPr>
        <w:rPr>
          <w:b/>
          <w:bCs/>
          <w:sz w:val="27"/>
          <w:szCs w:val="27"/>
        </w:rPr>
      </w:pPr>
      <w:r w:rsidRPr="08056B30">
        <w:rPr>
          <w:rFonts w:ascii="Calibri" w:eastAsia="Calibri" w:hAnsi="Calibri" w:cs="Calibri"/>
          <w:sz w:val="27"/>
          <w:szCs w:val="27"/>
        </w:rPr>
        <w:t>übernimmt alle End-Knoten</w:t>
      </w:r>
    </w:p>
    <w:p w14:paraId="1DBE7F93" w14:textId="77777777" w:rsidR="08056B30" w:rsidRDefault="08056B30" w:rsidP="008D62C1">
      <w:pPr>
        <w:pStyle w:val="Listenabsatz"/>
        <w:numPr>
          <w:ilvl w:val="1"/>
          <w:numId w:val="40"/>
        </w:numPr>
        <w:rPr>
          <w:b/>
          <w:bCs/>
          <w:sz w:val="27"/>
          <w:szCs w:val="27"/>
        </w:rPr>
      </w:pPr>
      <w:r w:rsidRPr="08056B30">
        <w:rPr>
          <w:rFonts w:ascii="Calibri" w:eastAsia="Calibri" w:hAnsi="Calibri" w:cs="Calibri"/>
          <w:sz w:val="27"/>
          <w:szCs w:val="27"/>
        </w:rPr>
        <w:t xml:space="preserve">alle Kanten in E2 haben selbe Endpunkte (Start/Endknoten) wie in Graph 1 </w:t>
      </w:r>
    </w:p>
    <w:p w14:paraId="38E8D0AE" w14:textId="20C4174C" w:rsidR="00795C9D" w:rsidRDefault="0012780D" w:rsidP="0012780D">
      <w:pPr>
        <w:pStyle w:val="Listenabsatz"/>
        <w:ind w:left="1440"/>
        <w:rPr>
          <w:b/>
          <w:bCs/>
          <w:sz w:val="27"/>
          <w:szCs w:val="27"/>
        </w:rPr>
      </w:pPr>
      <w:r>
        <w:rPr>
          <w:noProof/>
        </w:rPr>
        <w:drawing>
          <wp:inline distT="0" distB="0" distL="0" distR="0" wp14:anchorId="6AF1C56C" wp14:editId="582FA83C">
            <wp:extent cx="2888901" cy="763994"/>
            <wp:effectExtent l="0" t="0" r="698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0"/>
                    <a:stretch>
                      <a:fillRect/>
                    </a:stretch>
                  </pic:blipFill>
                  <pic:spPr>
                    <a:xfrm>
                      <a:off x="0" y="0"/>
                      <a:ext cx="2918788" cy="771898"/>
                    </a:xfrm>
                    <a:prstGeom prst="rect">
                      <a:avLst/>
                    </a:prstGeom>
                  </pic:spPr>
                </pic:pic>
              </a:graphicData>
            </a:graphic>
          </wp:inline>
        </w:drawing>
      </w:r>
    </w:p>
    <w:p w14:paraId="78C52119" w14:textId="4795001A" w:rsidR="005702C0" w:rsidRPr="006009F8" w:rsidRDefault="006009F8" w:rsidP="006009F8">
      <w:pPr>
        <w:pStyle w:val="Listenabsatz"/>
        <w:numPr>
          <w:ilvl w:val="0"/>
          <w:numId w:val="40"/>
        </w:numPr>
        <w:rPr>
          <w:rFonts w:ascii="Calibri" w:eastAsia="Calibri" w:hAnsi="Calibri" w:cs="Calibri"/>
          <w:sz w:val="27"/>
          <w:szCs w:val="27"/>
        </w:rPr>
      </w:pPr>
      <w:r w:rsidRPr="006009F8">
        <w:rPr>
          <w:rFonts w:ascii="Calibri" w:eastAsia="Calibri" w:hAnsi="Calibri" w:cs="Calibri"/>
          <w:sz w:val="27"/>
          <w:szCs w:val="27"/>
        </w:rPr>
        <w:t>Spannender Teilgraph:</w:t>
      </w:r>
      <w:r w:rsidR="00BC12EE">
        <w:rPr>
          <w:rFonts w:ascii="Calibri" w:eastAsia="Calibri" w:hAnsi="Calibri" w:cs="Calibri"/>
          <w:sz w:val="27"/>
          <w:szCs w:val="27"/>
        </w:rPr>
        <w:t xml:space="preserve"> V</w:t>
      </w:r>
      <w:r w:rsidR="00BC12EE" w:rsidRPr="00BC12EE">
        <w:rPr>
          <w:rFonts w:ascii="Calibri" w:eastAsia="Calibri" w:hAnsi="Calibri" w:cs="Calibri"/>
          <w:sz w:val="27"/>
          <w:szCs w:val="27"/>
          <w:vertAlign w:val="subscript"/>
        </w:rPr>
        <w:t>1</w:t>
      </w:r>
      <w:r w:rsidR="00BC12EE">
        <w:rPr>
          <w:rFonts w:ascii="Calibri" w:eastAsia="Calibri" w:hAnsi="Calibri" w:cs="Calibri"/>
          <w:sz w:val="27"/>
          <w:szCs w:val="27"/>
        </w:rPr>
        <w:t xml:space="preserve"> = V</w:t>
      </w:r>
    </w:p>
    <w:p w14:paraId="10000391" w14:textId="042C45A4" w:rsidR="563156BA" w:rsidRDefault="563156BA" w:rsidP="563156BA">
      <w:pPr>
        <w:rPr>
          <w:rFonts w:ascii="Calibri" w:eastAsia="Calibri" w:hAnsi="Calibri" w:cs="Calibri"/>
          <w:sz w:val="27"/>
          <w:szCs w:val="27"/>
        </w:rPr>
      </w:pPr>
    </w:p>
    <w:p w14:paraId="1D8B2D87" w14:textId="3A0DA540"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Was ist eine Wanderung?</w:t>
      </w:r>
    </w:p>
    <w:p w14:paraId="0705F6CD" w14:textId="2FFCA82F" w:rsidR="563156BA" w:rsidRDefault="08056B30" w:rsidP="008D62C1">
      <w:pPr>
        <w:pStyle w:val="Listenabsatz"/>
        <w:numPr>
          <w:ilvl w:val="0"/>
          <w:numId w:val="39"/>
        </w:numPr>
        <w:rPr>
          <w:b/>
          <w:bCs/>
          <w:sz w:val="27"/>
          <w:szCs w:val="27"/>
        </w:rPr>
      </w:pPr>
      <w:r w:rsidRPr="08056B30">
        <w:rPr>
          <w:rFonts w:ascii="Calibri" w:eastAsia="Calibri" w:hAnsi="Calibri" w:cs="Calibri"/>
          <w:sz w:val="27"/>
          <w:szCs w:val="27"/>
        </w:rPr>
        <w:t xml:space="preserve">eine </w:t>
      </w:r>
      <w:proofErr w:type="spellStart"/>
      <w:r w:rsidRPr="08056B30">
        <w:rPr>
          <w:rFonts w:ascii="Calibri" w:eastAsia="Calibri" w:hAnsi="Calibri" w:cs="Calibri"/>
          <w:sz w:val="27"/>
          <w:szCs w:val="27"/>
        </w:rPr>
        <w:t>u,v</w:t>
      </w:r>
      <w:proofErr w:type="spellEnd"/>
      <w:r w:rsidRPr="08056B30">
        <w:rPr>
          <w:rFonts w:ascii="Calibri" w:eastAsia="Calibri" w:hAnsi="Calibri" w:cs="Calibri"/>
          <w:sz w:val="27"/>
          <w:szCs w:val="27"/>
        </w:rPr>
        <w:t xml:space="preserve"> Wanderung in einem Graph ist endliche Abfolge von Knoten und Kanten</w:t>
      </w:r>
    </w:p>
    <w:p w14:paraId="7EAFAAAC" w14:textId="1EFECFE6" w:rsidR="563156BA" w:rsidRDefault="08056B30" w:rsidP="008D62C1">
      <w:pPr>
        <w:pStyle w:val="Listenabsatz"/>
        <w:numPr>
          <w:ilvl w:val="0"/>
          <w:numId w:val="39"/>
        </w:numPr>
        <w:rPr>
          <w:b/>
          <w:bCs/>
          <w:sz w:val="27"/>
          <w:szCs w:val="27"/>
        </w:rPr>
      </w:pPr>
      <w:r w:rsidRPr="08056B30">
        <w:rPr>
          <w:rFonts w:ascii="Calibri" w:eastAsia="Calibri" w:hAnsi="Calibri" w:cs="Calibri"/>
          <w:sz w:val="27"/>
          <w:szCs w:val="27"/>
        </w:rPr>
        <w:t>u … Anfangsknoten, v... Endknoten</w:t>
      </w:r>
    </w:p>
    <w:p w14:paraId="40ADE468" w14:textId="2AD9D836" w:rsidR="563156BA" w:rsidRDefault="08056B30" w:rsidP="008D62C1">
      <w:pPr>
        <w:pStyle w:val="Listenabsatz"/>
        <w:numPr>
          <w:ilvl w:val="0"/>
          <w:numId w:val="39"/>
        </w:numPr>
        <w:rPr>
          <w:b/>
          <w:bCs/>
          <w:sz w:val="27"/>
          <w:szCs w:val="27"/>
        </w:rPr>
      </w:pPr>
      <w:r w:rsidRPr="08056B30">
        <w:rPr>
          <w:rFonts w:ascii="Calibri" w:eastAsia="Calibri" w:hAnsi="Calibri" w:cs="Calibri"/>
          <w:sz w:val="27"/>
          <w:szCs w:val="27"/>
        </w:rPr>
        <w:t>Mächtigkeit |W| = n, Länge der Wanderung (Kantenanzahl)</w:t>
      </w:r>
    </w:p>
    <w:p w14:paraId="6B42E5DE" w14:textId="0F2BEFA2" w:rsidR="563156BA" w:rsidRDefault="08056B30" w:rsidP="008D62C1">
      <w:pPr>
        <w:pStyle w:val="Listenabsatz"/>
        <w:numPr>
          <w:ilvl w:val="0"/>
          <w:numId w:val="39"/>
        </w:numPr>
        <w:rPr>
          <w:b/>
          <w:bCs/>
          <w:sz w:val="27"/>
          <w:szCs w:val="27"/>
        </w:rPr>
      </w:pPr>
      <w:r w:rsidRPr="08056B30">
        <w:rPr>
          <w:rFonts w:ascii="Calibri" w:eastAsia="Calibri" w:hAnsi="Calibri" w:cs="Calibri"/>
          <w:sz w:val="27"/>
          <w:szCs w:val="27"/>
        </w:rPr>
        <w:t xml:space="preserve">In einer Wanderung können sowohl Knoten als auch Kanten </w:t>
      </w:r>
      <w:r w:rsidRPr="08056B30">
        <w:rPr>
          <w:rFonts w:ascii="Calibri" w:eastAsia="Calibri" w:hAnsi="Calibri" w:cs="Calibri"/>
          <w:b/>
          <w:bCs/>
          <w:sz w:val="27"/>
          <w:szCs w:val="27"/>
        </w:rPr>
        <w:t xml:space="preserve">mehrfach </w:t>
      </w:r>
      <w:r w:rsidRPr="08056B30">
        <w:rPr>
          <w:rFonts w:ascii="Calibri" w:eastAsia="Calibri" w:hAnsi="Calibri" w:cs="Calibri"/>
          <w:sz w:val="27"/>
          <w:szCs w:val="27"/>
        </w:rPr>
        <w:t>vorkommen</w:t>
      </w:r>
    </w:p>
    <w:p w14:paraId="1C27C869" w14:textId="30F02C39" w:rsidR="563156BA" w:rsidRDefault="08056B30" w:rsidP="008D62C1">
      <w:pPr>
        <w:pStyle w:val="Listenabsatz"/>
        <w:numPr>
          <w:ilvl w:val="0"/>
          <w:numId w:val="39"/>
        </w:numPr>
        <w:rPr>
          <w:rFonts w:eastAsiaTheme="minorEastAsia"/>
          <w:b/>
          <w:bCs/>
          <w:sz w:val="27"/>
          <w:szCs w:val="27"/>
        </w:rPr>
      </w:pPr>
      <w:r w:rsidRPr="08056B30">
        <w:rPr>
          <w:rFonts w:ascii="Calibri" w:eastAsia="Calibri" w:hAnsi="Calibri" w:cs="Calibri"/>
          <w:sz w:val="27"/>
          <w:szCs w:val="27"/>
        </w:rPr>
        <w:t>geschlossen - wenn Anfang = Endpunkt</w:t>
      </w:r>
    </w:p>
    <w:p w14:paraId="5102BB6C" w14:textId="6805DBA8" w:rsidR="563156BA" w:rsidRDefault="08056B30" w:rsidP="008D62C1">
      <w:pPr>
        <w:pStyle w:val="Listenabsatz"/>
        <w:numPr>
          <w:ilvl w:val="0"/>
          <w:numId w:val="39"/>
        </w:numPr>
        <w:rPr>
          <w:b/>
          <w:bCs/>
          <w:sz w:val="27"/>
          <w:szCs w:val="27"/>
        </w:rPr>
      </w:pPr>
      <w:r w:rsidRPr="08056B30">
        <w:rPr>
          <w:rFonts w:ascii="Calibri" w:eastAsia="Calibri" w:hAnsi="Calibri" w:cs="Calibri"/>
          <w:sz w:val="27"/>
          <w:szCs w:val="27"/>
        </w:rPr>
        <w:t xml:space="preserve">trivial Wanderung ist W = v, </w:t>
      </w:r>
      <w:r w:rsidR="003740BC">
        <w:rPr>
          <w:rFonts w:ascii="Calibri" w:eastAsia="Calibri" w:hAnsi="Calibri" w:cs="Calibri"/>
          <w:sz w:val="27"/>
          <w:szCs w:val="27"/>
        </w:rPr>
        <w:t>(</w:t>
      </w:r>
      <w:r w:rsidRPr="08056B30">
        <w:rPr>
          <w:rFonts w:ascii="Calibri" w:eastAsia="Calibri" w:hAnsi="Calibri" w:cs="Calibri"/>
          <w:sz w:val="27"/>
          <w:szCs w:val="27"/>
        </w:rPr>
        <w:t>v Element aus V</w:t>
      </w:r>
      <w:r w:rsidR="003740BC">
        <w:rPr>
          <w:rFonts w:ascii="Calibri" w:eastAsia="Calibri" w:hAnsi="Calibri" w:cs="Calibri"/>
          <w:sz w:val="27"/>
          <w:szCs w:val="27"/>
        </w:rPr>
        <w:t>)</w:t>
      </w:r>
    </w:p>
    <w:p w14:paraId="39FB2B1B" w14:textId="428EF264" w:rsidR="563156BA" w:rsidRDefault="08056B30" w:rsidP="008D62C1">
      <w:pPr>
        <w:pStyle w:val="Listenabsatz"/>
        <w:numPr>
          <w:ilvl w:val="0"/>
          <w:numId w:val="39"/>
        </w:numPr>
        <w:rPr>
          <w:rFonts w:eastAsiaTheme="minorEastAsia"/>
          <w:b/>
          <w:bCs/>
          <w:sz w:val="27"/>
          <w:szCs w:val="27"/>
        </w:rPr>
      </w:pPr>
      <w:r>
        <w:rPr>
          <w:noProof/>
        </w:rPr>
        <w:drawing>
          <wp:inline distT="0" distB="0" distL="0" distR="0" wp14:anchorId="70B53146" wp14:editId="01BAE508">
            <wp:extent cx="4572000" cy="428625"/>
            <wp:effectExtent l="0" t="0" r="0" b="0"/>
            <wp:docPr id="794852471" name="Picture 79485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06C55069" w14:textId="0111B03A" w:rsidR="563156BA" w:rsidRDefault="08056B30" w:rsidP="008D62C1">
      <w:pPr>
        <w:pStyle w:val="Listenabsatz"/>
        <w:numPr>
          <w:ilvl w:val="0"/>
          <w:numId w:val="39"/>
        </w:numPr>
        <w:rPr>
          <w:b/>
          <w:bCs/>
          <w:sz w:val="27"/>
          <w:szCs w:val="27"/>
        </w:rPr>
      </w:pPr>
      <w:r w:rsidRPr="08056B30">
        <w:rPr>
          <w:sz w:val="27"/>
          <w:szCs w:val="27"/>
        </w:rPr>
        <w:t>Es gilt Pfad =&gt; Weg =&gt; Wanderung</w:t>
      </w:r>
    </w:p>
    <w:p w14:paraId="127A83C1" w14:textId="7C579B9D" w:rsidR="563156BA" w:rsidRDefault="563156BA" w:rsidP="08056B30">
      <w:pPr>
        <w:rPr>
          <w:rFonts w:ascii="Calibri" w:eastAsia="Calibri" w:hAnsi="Calibri" w:cs="Calibri"/>
          <w:sz w:val="27"/>
          <w:szCs w:val="27"/>
        </w:rPr>
      </w:pPr>
    </w:p>
    <w:p w14:paraId="1FB6BEEF" w14:textId="20FF91E1" w:rsidR="563156BA" w:rsidRDefault="6CADB261" w:rsidP="008D62C1">
      <w:pPr>
        <w:pStyle w:val="Listenabsatz"/>
        <w:numPr>
          <w:ilvl w:val="0"/>
          <w:numId w:val="39"/>
        </w:numPr>
        <w:rPr>
          <w:rFonts w:eastAsiaTheme="minorEastAsia"/>
          <w:b/>
          <w:bCs/>
          <w:sz w:val="27"/>
          <w:szCs w:val="27"/>
        </w:rPr>
      </w:pPr>
      <w:r w:rsidRPr="00A80278">
        <w:rPr>
          <w:rFonts w:ascii="Calibri" w:eastAsia="Calibri" w:hAnsi="Calibri" w:cs="Calibri"/>
          <w:sz w:val="27"/>
          <w:szCs w:val="27"/>
        </w:rPr>
        <w:t>VORSICHT</w:t>
      </w:r>
      <w:r w:rsidR="563156BA" w:rsidRPr="08056B30">
        <w:rPr>
          <w:rFonts w:ascii="Calibri" w:eastAsia="Calibri" w:hAnsi="Calibri" w:cs="Calibri"/>
          <w:sz w:val="27"/>
          <w:szCs w:val="27"/>
        </w:rPr>
        <w:t>: Auf Klammerung achten.</w:t>
      </w:r>
    </w:p>
    <w:p w14:paraId="50E6D63E" w14:textId="10BDB918" w:rsidR="563156BA" w:rsidRDefault="08056B30" w:rsidP="008D62C1">
      <w:pPr>
        <w:pStyle w:val="Listenabsatz"/>
        <w:numPr>
          <w:ilvl w:val="0"/>
          <w:numId w:val="40"/>
        </w:numPr>
        <w:rPr>
          <w:rFonts w:eastAsiaTheme="minorEastAsia"/>
          <w:b/>
          <w:bCs/>
          <w:sz w:val="27"/>
          <w:szCs w:val="27"/>
        </w:rPr>
      </w:pPr>
      <w:r>
        <w:rPr>
          <w:noProof/>
        </w:rPr>
        <w:drawing>
          <wp:inline distT="0" distB="0" distL="0" distR="0" wp14:anchorId="1861DA47" wp14:editId="3363E79E">
            <wp:extent cx="4572000" cy="438150"/>
            <wp:effectExtent l="0" t="0" r="0" b="0"/>
            <wp:docPr id="1946589711" name="Picture 194658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38150"/>
                    </a:xfrm>
                    <a:prstGeom prst="rect">
                      <a:avLst/>
                    </a:prstGeom>
                  </pic:spPr>
                </pic:pic>
              </a:graphicData>
            </a:graphic>
          </wp:inline>
        </w:drawing>
      </w:r>
    </w:p>
    <w:p w14:paraId="01CDB480" w14:textId="471CE09B" w:rsidR="563156BA" w:rsidRDefault="08056B30" w:rsidP="008D62C1">
      <w:pPr>
        <w:pStyle w:val="Listenabsatz"/>
        <w:numPr>
          <w:ilvl w:val="1"/>
          <w:numId w:val="40"/>
        </w:numPr>
        <w:rPr>
          <w:b/>
          <w:bCs/>
          <w:sz w:val="27"/>
          <w:szCs w:val="27"/>
        </w:rPr>
      </w:pPr>
      <w:r>
        <w:t>W1 bis W5 sind Wanderungen als Knoten Abfolge</w:t>
      </w:r>
    </w:p>
    <w:p w14:paraId="46D00718" w14:textId="56EFD66F" w:rsidR="563156BA" w:rsidRDefault="08056B30" w:rsidP="008D62C1">
      <w:pPr>
        <w:pStyle w:val="Listenabsatz"/>
        <w:numPr>
          <w:ilvl w:val="1"/>
          <w:numId w:val="40"/>
        </w:numPr>
        <w:rPr>
          <w:b/>
          <w:bCs/>
          <w:sz w:val="27"/>
          <w:szCs w:val="27"/>
        </w:rPr>
      </w:pPr>
      <w:r>
        <w:t>W6 ist einfache Menge</w:t>
      </w:r>
    </w:p>
    <w:p w14:paraId="29BC240C" w14:textId="0C0E2329" w:rsidR="563156BA" w:rsidRDefault="08056B30" w:rsidP="08056B30">
      <w:pPr>
        <w:rPr>
          <w:b/>
          <w:bCs/>
          <w:sz w:val="27"/>
          <w:szCs w:val="27"/>
        </w:rPr>
      </w:pPr>
      <w:r w:rsidRPr="08056B30">
        <w:rPr>
          <w:b/>
          <w:bCs/>
          <w:sz w:val="27"/>
          <w:szCs w:val="27"/>
        </w:rPr>
        <w:t>Was ist Weg?</w:t>
      </w:r>
    </w:p>
    <w:p w14:paraId="17C44EC3" w14:textId="60B07F3B" w:rsidR="08056B30" w:rsidRDefault="08056B30" w:rsidP="008D62C1">
      <w:pPr>
        <w:pStyle w:val="Listenabsatz"/>
        <w:numPr>
          <w:ilvl w:val="0"/>
          <w:numId w:val="38"/>
        </w:numPr>
        <w:rPr>
          <w:rFonts w:eastAsiaTheme="minorEastAsia"/>
          <w:b/>
          <w:bCs/>
          <w:sz w:val="27"/>
          <w:szCs w:val="27"/>
        </w:rPr>
      </w:pPr>
      <w:r w:rsidRPr="08056B30">
        <w:rPr>
          <w:sz w:val="27"/>
          <w:szCs w:val="27"/>
        </w:rPr>
        <w:t>Wanderung ist Weg falls alle KANTEN in W verschieden sind</w:t>
      </w:r>
    </w:p>
    <w:p w14:paraId="469AEE94" w14:textId="026B5F83" w:rsidR="08056B30" w:rsidRDefault="08056B30" w:rsidP="008D62C1">
      <w:pPr>
        <w:pStyle w:val="Listenabsatz"/>
        <w:numPr>
          <w:ilvl w:val="0"/>
          <w:numId w:val="38"/>
        </w:numPr>
        <w:rPr>
          <w:rFonts w:eastAsiaTheme="minorEastAsia"/>
          <w:sz w:val="27"/>
          <w:szCs w:val="27"/>
        </w:rPr>
      </w:pPr>
      <w:r>
        <w:rPr>
          <w:noProof/>
        </w:rPr>
        <w:lastRenderedPageBreak/>
        <w:drawing>
          <wp:inline distT="0" distB="0" distL="0" distR="0" wp14:anchorId="3BFC7E9D" wp14:editId="23742B02">
            <wp:extent cx="4572000" cy="990600"/>
            <wp:effectExtent l="0" t="0" r="0" b="0"/>
            <wp:docPr id="141874611" name="Picture 1418746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5F15E1CE" w14:textId="07AFB8F1" w:rsidR="08056B30" w:rsidRDefault="08056B30" w:rsidP="08056B30">
      <w:pPr>
        <w:rPr>
          <w:sz w:val="27"/>
          <w:szCs w:val="27"/>
        </w:rPr>
      </w:pPr>
    </w:p>
    <w:p w14:paraId="6A2FBB70" w14:textId="70ECDCF8" w:rsidR="08056B30" w:rsidRDefault="08056B30" w:rsidP="08056B30">
      <w:pPr>
        <w:rPr>
          <w:b/>
          <w:bCs/>
          <w:sz w:val="27"/>
          <w:szCs w:val="27"/>
        </w:rPr>
      </w:pPr>
      <w:r w:rsidRPr="08056B30">
        <w:rPr>
          <w:b/>
          <w:bCs/>
          <w:sz w:val="27"/>
          <w:szCs w:val="27"/>
        </w:rPr>
        <w:t>Was ist Pfad?</w:t>
      </w:r>
    </w:p>
    <w:p w14:paraId="751146DE" w14:textId="6FA484C9" w:rsidR="08056B30" w:rsidRDefault="08056B30" w:rsidP="008D62C1">
      <w:pPr>
        <w:pStyle w:val="Listenabsatz"/>
        <w:numPr>
          <w:ilvl w:val="0"/>
          <w:numId w:val="37"/>
        </w:numPr>
        <w:rPr>
          <w:rFonts w:eastAsiaTheme="minorEastAsia"/>
          <w:b/>
          <w:bCs/>
          <w:sz w:val="27"/>
          <w:szCs w:val="27"/>
        </w:rPr>
      </w:pPr>
      <w:r w:rsidRPr="08056B30">
        <w:rPr>
          <w:sz w:val="27"/>
          <w:szCs w:val="27"/>
        </w:rPr>
        <w:t>Wanderung W ist Pfad falls alle KNOTEN</w:t>
      </w:r>
      <w:r w:rsidR="007C7AE2">
        <w:rPr>
          <w:sz w:val="27"/>
          <w:szCs w:val="27"/>
        </w:rPr>
        <w:t xml:space="preserve">  und Kanten</w:t>
      </w:r>
      <w:r w:rsidRPr="08056B30">
        <w:rPr>
          <w:sz w:val="27"/>
          <w:szCs w:val="27"/>
        </w:rPr>
        <w:t xml:space="preserve"> in W verschieden sind</w:t>
      </w:r>
    </w:p>
    <w:p w14:paraId="394AE1E2" w14:textId="577D1036" w:rsidR="08056B30" w:rsidRDefault="08056B30" w:rsidP="008D62C1">
      <w:pPr>
        <w:pStyle w:val="Listenabsatz"/>
        <w:numPr>
          <w:ilvl w:val="0"/>
          <w:numId w:val="37"/>
        </w:numPr>
        <w:rPr>
          <w:b/>
          <w:bCs/>
          <w:sz w:val="27"/>
          <w:szCs w:val="27"/>
        </w:rPr>
      </w:pPr>
      <w:r w:rsidRPr="08056B30">
        <w:rPr>
          <w:sz w:val="27"/>
          <w:szCs w:val="27"/>
        </w:rPr>
        <w:t>Daher kann es keine geschlo</w:t>
      </w:r>
      <w:r w:rsidR="00C2621F">
        <w:rPr>
          <w:sz w:val="27"/>
          <w:szCs w:val="27"/>
        </w:rPr>
        <w:t>ss</w:t>
      </w:r>
      <w:r w:rsidRPr="08056B30">
        <w:rPr>
          <w:sz w:val="27"/>
          <w:szCs w:val="27"/>
        </w:rPr>
        <w:t>enen Pfade außer die Triviale Wanderung geben</w:t>
      </w:r>
    </w:p>
    <w:p w14:paraId="74075EA4" w14:textId="7F2B6939" w:rsidR="08056B30" w:rsidRDefault="3B48C768" w:rsidP="00E178C5">
      <w:pPr>
        <w:pStyle w:val="Listenabsatz"/>
        <w:rPr>
          <w:rFonts w:eastAsiaTheme="minorEastAsia"/>
          <w:sz w:val="27"/>
          <w:szCs w:val="27"/>
        </w:rPr>
      </w:pPr>
      <w:r>
        <w:rPr>
          <w:noProof/>
        </w:rPr>
        <w:drawing>
          <wp:inline distT="0" distB="0" distL="0" distR="0" wp14:anchorId="0DD1F9A0" wp14:editId="2EFFCCC2">
            <wp:extent cx="4572000" cy="2124075"/>
            <wp:effectExtent l="0" t="0" r="0" b="0"/>
            <wp:docPr id="1919508484" name="Picture 1919508484"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5084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73B882B3" w14:textId="6AECE7E6" w:rsidR="08056B30" w:rsidRDefault="08056B30" w:rsidP="08056B30">
      <w:pPr>
        <w:rPr>
          <w:sz w:val="27"/>
          <w:szCs w:val="27"/>
        </w:rPr>
      </w:pPr>
    </w:p>
    <w:p w14:paraId="69926325" w14:textId="77777777" w:rsidR="004544F4"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Ist die Knotenfolge W (beliebiges Beispiel) eine Wanderung, Weg, Pfad oder Zyklus?</w:t>
      </w:r>
    </w:p>
    <w:p w14:paraId="01FD8BC0" w14:textId="38F351B5" w:rsidR="00E2733C" w:rsidRDefault="004544F4" w:rsidP="004544F4">
      <w:pPr>
        <w:ind w:left="360"/>
        <w:rPr>
          <w:noProof/>
        </w:rPr>
      </w:pPr>
      <w:r w:rsidRPr="004544F4">
        <w:rPr>
          <w:noProof/>
        </w:rPr>
        <w:t xml:space="preserve"> </w:t>
      </w:r>
      <w:r>
        <w:rPr>
          <w:noProof/>
        </w:rPr>
        <w:drawing>
          <wp:inline distT="0" distB="0" distL="0" distR="0" wp14:anchorId="6F1339CA" wp14:editId="4F9CDD70">
            <wp:extent cx="2009670" cy="1592652"/>
            <wp:effectExtent l="0" t="0" r="0" b="7620"/>
            <wp:docPr id="4" name="Grafik 4"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Uhr enthält.&#10;&#10;Automatisch generierte Beschreibung"/>
                    <pic:cNvPicPr/>
                  </pic:nvPicPr>
                  <pic:blipFill>
                    <a:blip r:embed="rId25"/>
                    <a:stretch>
                      <a:fillRect/>
                    </a:stretch>
                  </pic:blipFill>
                  <pic:spPr>
                    <a:xfrm>
                      <a:off x="0" y="0"/>
                      <a:ext cx="2014443" cy="1596435"/>
                    </a:xfrm>
                    <a:prstGeom prst="rect">
                      <a:avLst/>
                    </a:prstGeom>
                  </pic:spPr>
                </pic:pic>
              </a:graphicData>
            </a:graphic>
          </wp:inline>
        </w:drawing>
      </w:r>
    </w:p>
    <w:p w14:paraId="092C984A" w14:textId="77777777" w:rsidR="0093423F" w:rsidRDefault="0093423F" w:rsidP="004544F4">
      <w:pPr>
        <w:ind w:left="360"/>
        <w:rPr>
          <w:noProof/>
        </w:rPr>
      </w:pPr>
    </w:p>
    <w:p w14:paraId="5501AE0F" w14:textId="2B54585A" w:rsidR="563156BA" w:rsidRDefault="371EDB98" w:rsidP="08056B30">
      <w:r>
        <w:rPr>
          <w:noProof/>
        </w:rPr>
        <w:lastRenderedPageBreak/>
        <w:drawing>
          <wp:inline distT="0" distB="0" distL="0" distR="0" wp14:anchorId="5C3B4DBE" wp14:editId="45ECD9FF">
            <wp:extent cx="4572000" cy="2505075"/>
            <wp:effectExtent l="0" t="0" r="0" b="0"/>
            <wp:docPr id="92272456" name="Picture 9227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72456"/>
                    <pic:cNvPicPr/>
                  </pic:nvPicPr>
                  <pic:blipFill>
                    <a:blip r:embed="rId26">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r w:rsidR="004544F4" w:rsidRPr="004544F4">
        <w:rPr>
          <w:noProof/>
        </w:rPr>
        <w:t xml:space="preserve"> </w:t>
      </w:r>
    </w:p>
    <w:p w14:paraId="3664A78D" w14:textId="4E52746B"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Wann heißt ein Graph zusammenhängend?</w:t>
      </w:r>
    </w:p>
    <w:p w14:paraId="337A5B06" w14:textId="7D331322" w:rsidR="563156BA" w:rsidRDefault="08056B30" w:rsidP="008D62C1">
      <w:pPr>
        <w:pStyle w:val="Listenabsatz"/>
        <w:numPr>
          <w:ilvl w:val="0"/>
          <w:numId w:val="36"/>
        </w:numPr>
        <w:rPr>
          <w:rFonts w:eastAsiaTheme="minorEastAsia"/>
          <w:sz w:val="27"/>
          <w:szCs w:val="27"/>
        </w:rPr>
      </w:pPr>
      <w:r w:rsidRPr="08056B30">
        <w:rPr>
          <w:sz w:val="27"/>
          <w:szCs w:val="27"/>
        </w:rPr>
        <w:t xml:space="preserve">G ist zusammenhängend, wenn es von je zwei Knoten aus V eine Wanderung vom einen zum anderen Knoten gibt </w:t>
      </w:r>
    </w:p>
    <w:p w14:paraId="585579C1" w14:textId="59D69C36" w:rsidR="08056B30" w:rsidRDefault="08056B30" w:rsidP="008D62C1">
      <w:pPr>
        <w:pStyle w:val="Listenabsatz"/>
        <w:numPr>
          <w:ilvl w:val="0"/>
          <w:numId w:val="36"/>
        </w:numPr>
        <w:rPr>
          <w:sz w:val="27"/>
          <w:szCs w:val="27"/>
        </w:rPr>
      </w:pPr>
      <w:r w:rsidRPr="08056B30">
        <w:rPr>
          <w:sz w:val="27"/>
          <w:szCs w:val="27"/>
        </w:rPr>
        <w:t xml:space="preserve">Dann gilt: </w:t>
      </w:r>
    </w:p>
    <w:p w14:paraId="2264B96B" w14:textId="01A8F7DD" w:rsidR="08056B30" w:rsidRDefault="08056B30" w:rsidP="008D62C1">
      <w:pPr>
        <w:pStyle w:val="Listenabsatz"/>
        <w:numPr>
          <w:ilvl w:val="1"/>
          <w:numId w:val="36"/>
        </w:numPr>
        <w:rPr>
          <w:sz w:val="27"/>
          <w:szCs w:val="27"/>
        </w:rPr>
      </w:pPr>
      <w:r w:rsidRPr="08056B30">
        <w:rPr>
          <w:sz w:val="27"/>
          <w:szCs w:val="27"/>
        </w:rPr>
        <w:t xml:space="preserve">G ist </w:t>
      </w:r>
      <w:proofErr w:type="spellStart"/>
      <w:r w:rsidRPr="08056B30">
        <w:rPr>
          <w:sz w:val="27"/>
          <w:szCs w:val="27"/>
        </w:rPr>
        <w:t>eulerisch</w:t>
      </w:r>
      <w:proofErr w:type="spellEnd"/>
      <w:r w:rsidRPr="08056B30">
        <w:rPr>
          <w:sz w:val="27"/>
          <w:szCs w:val="27"/>
        </w:rPr>
        <w:t xml:space="preserve">, daher es gibt einen </w:t>
      </w:r>
      <w:proofErr w:type="spellStart"/>
      <w:r w:rsidRPr="08056B30">
        <w:rPr>
          <w:sz w:val="27"/>
          <w:szCs w:val="27"/>
        </w:rPr>
        <w:t>Eulerweg</w:t>
      </w:r>
      <w:proofErr w:type="spellEnd"/>
    </w:p>
    <w:p w14:paraId="272D42CC" w14:textId="315AF0BE" w:rsidR="08056B30" w:rsidRDefault="08056B30" w:rsidP="008D62C1">
      <w:pPr>
        <w:pStyle w:val="Listenabsatz"/>
        <w:numPr>
          <w:ilvl w:val="1"/>
          <w:numId w:val="36"/>
        </w:numPr>
        <w:rPr>
          <w:sz w:val="27"/>
          <w:szCs w:val="27"/>
        </w:rPr>
      </w:pPr>
      <w:r w:rsidRPr="08056B30">
        <w:rPr>
          <w:sz w:val="27"/>
          <w:szCs w:val="27"/>
        </w:rPr>
        <w:t>Jeder Knoten V in G hat einen geraden Grad</w:t>
      </w:r>
      <w:r w:rsidR="00003FBA">
        <w:rPr>
          <w:sz w:val="27"/>
          <w:szCs w:val="27"/>
        </w:rPr>
        <w:t xml:space="preserve"> </w:t>
      </w:r>
      <w:r w:rsidR="00003FBA" w:rsidRPr="00003FBA">
        <w:rPr>
          <w:rFonts w:ascii="Wingdings" w:eastAsia="Wingdings" w:hAnsi="Wingdings" w:cs="Wingdings"/>
          <w:sz w:val="27"/>
          <w:szCs w:val="27"/>
        </w:rPr>
        <w:t>à</w:t>
      </w:r>
      <w:r w:rsidR="00003FBA">
        <w:rPr>
          <w:sz w:val="27"/>
          <w:szCs w:val="27"/>
        </w:rPr>
        <w:t xml:space="preserve"> Eulerkreis</w:t>
      </w:r>
    </w:p>
    <w:p w14:paraId="02F5DA88" w14:textId="487CAC43" w:rsidR="08056B30" w:rsidRDefault="00F80617" w:rsidP="008D62C1">
      <w:pPr>
        <w:pStyle w:val="Listenabsatz"/>
        <w:numPr>
          <w:ilvl w:val="1"/>
          <w:numId w:val="36"/>
        </w:numPr>
        <w:rPr>
          <w:sz w:val="27"/>
          <w:szCs w:val="27"/>
        </w:rPr>
      </w:pPr>
      <w:proofErr w:type="spellStart"/>
      <w:r>
        <w:rPr>
          <w:sz w:val="27"/>
          <w:szCs w:val="27"/>
        </w:rPr>
        <w:t>Eulerweg</w:t>
      </w:r>
      <w:proofErr w:type="spellEnd"/>
      <w:r>
        <w:rPr>
          <w:sz w:val="27"/>
          <w:szCs w:val="27"/>
        </w:rPr>
        <w:t xml:space="preserve">: </w:t>
      </w:r>
      <w:r w:rsidR="08056B30" w:rsidRPr="08056B30">
        <w:rPr>
          <w:sz w:val="27"/>
          <w:szCs w:val="27"/>
        </w:rPr>
        <w:t xml:space="preserve">Es gibt genau zwei oder keine </w:t>
      </w:r>
      <w:del w:id="0" w:author="Bugl Regina - S2010307004" w:date="2022-06-29T17:28:00Z">
        <w:r w:rsidR="08056B30" w:rsidRPr="08056B30">
          <w:rPr>
            <w:sz w:val="27"/>
            <w:szCs w:val="27"/>
          </w:rPr>
          <w:delText xml:space="preserve">Wege </w:delText>
        </w:r>
      </w:del>
      <w:ins w:id="1" w:author="Bugl Regina - S2010307004" w:date="2022-06-29T17:28:00Z">
        <w:r w:rsidR="7CE9113B" w:rsidRPr="776092D8">
          <w:rPr>
            <w:sz w:val="27"/>
            <w:szCs w:val="27"/>
          </w:rPr>
          <w:t xml:space="preserve">Knoten </w:t>
        </w:r>
      </w:ins>
      <w:r w:rsidR="7CE9113B" w:rsidRPr="776092D8">
        <w:rPr>
          <w:sz w:val="27"/>
          <w:szCs w:val="27"/>
        </w:rPr>
        <w:t>mit</w:t>
      </w:r>
      <w:r w:rsidR="08056B30" w:rsidRPr="08056B30">
        <w:rPr>
          <w:sz w:val="27"/>
          <w:szCs w:val="27"/>
        </w:rPr>
        <w:t xml:space="preserve"> ungeradem Grad, alle anderen sind </w:t>
      </w:r>
      <w:r w:rsidR="008EBD47" w:rsidRPr="2067732F">
        <w:rPr>
          <w:sz w:val="27"/>
          <w:szCs w:val="27"/>
        </w:rPr>
        <w:t>g</w:t>
      </w:r>
      <w:r w:rsidR="7CE9113B" w:rsidRPr="2067732F">
        <w:rPr>
          <w:sz w:val="27"/>
          <w:szCs w:val="27"/>
        </w:rPr>
        <w:t>erade</w:t>
      </w:r>
      <w:r>
        <w:rPr>
          <w:sz w:val="27"/>
          <w:szCs w:val="27"/>
        </w:rPr>
        <w:t xml:space="preserve"> </w:t>
      </w:r>
      <w:r w:rsidRPr="00F80617">
        <w:rPr>
          <w:rFonts w:ascii="Wingdings" w:eastAsia="Wingdings" w:hAnsi="Wingdings" w:cs="Wingdings"/>
          <w:sz w:val="27"/>
          <w:szCs w:val="27"/>
        </w:rPr>
        <w:t>à</w:t>
      </w:r>
      <w:r w:rsidR="0007026A">
        <w:rPr>
          <w:sz w:val="27"/>
          <w:szCs w:val="27"/>
        </w:rPr>
        <w:t xml:space="preserve"> in Knoten mit ungeradem Grad starten und enden</w:t>
      </w:r>
    </w:p>
    <w:p w14:paraId="62394743" w14:textId="7B71C792" w:rsidR="08056B30" w:rsidRDefault="08056B30" w:rsidP="0007026A">
      <w:pPr>
        <w:pStyle w:val="Listenabsatz"/>
        <w:rPr>
          <w:rFonts w:eastAsiaTheme="minorEastAsia"/>
          <w:sz w:val="27"/>
          <w:szCs w:val="27"/>
        </w:rPr>
      </w:pPr>
      <w:r>
        <w:rPr>
          <w:noProof/>
        </w:rPr>
        <w:drawing>
          <wp:inline distT="0" distB="0" distL="0" distR="0" wp14:anchorId="2660887D" wp14:editId="42B67872">
            <wp:extent cx="3200400" cy="981075"/>
            <wp:effectExtent l="0" t="0" r="0" b="0"/>
            <wp:docPr id="1314067773" name="Picture 131406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00400" cy="981075"/>
                    </a:xfrm>
                    <a:prstGeom prst="rect">
                      <a:avLst/>
                    </a:prstGeom>
                  </pic:spPr>
                </pic:pic>
              </a:graphicData>
            </a:graphic>
          </wp:inline>
        </w:drawing>
      </w:r>
    </w:p>
    <w:p w14:paraId="082E3CC8" w14:textId="45ED099F" w:rsidR="08056B30" w:rsidRDefault="08056B30" w:rsidP="008D62C1">
      <w:pPr>
        <w:pStyle w:val="Listenabsatz"/>
        <w:numPr>
          <w:ilvl w:val="1"/>
          <w:numId w:val="36"/>
        </w:numPr>
        <w:rPr>
          <w:sz w:val="27"/>
          <w:szCs w:val="27"/>
        </w:rPr>
      </w:pPr>
      <w:r>
        <w:t>Links zusammenhängend</w:t>
      </w:r>
    </w:p>
    <w:p w14:paraId="330E1880" w14:textId="05169909" w:rsidR="08056B30" w:rsidRDefault="08056B30" w:rsidP="008D62C1">
      <w:pPr>
        <w:pStyle w:val="Listenabsatz"/>
        <w:numPr>
          <w:ilvl w:val="1"/>
          <w:numId w:val="36"/>
        </w:numPr>
        <w:rPr>
          <w:sz w:val="27"/>
          <w:szCs w:val="27"/>
        </w:rPr>
      </w:pPr>
      <w:r>
        <w:t>Rechts nicht zusammenhängend</w:t>
      </w:r>
    </w:p>
    <w:p w14:paraId="0B948B25" w14:textId="4ECA13BB" w:rsidR="08056B30" w:rsidRDefault="08056B30" w:rsidP="08056B30">
      <w:pPr>
        <w:rPr>
          <w:sz w:val="27"/>
          <w:szCs w:val="27"/>
        </w:rPr>
      </w:pPr>
    </w:p>
    <w:p w14:paraId="018B3A58" w14:textId="1ACE0422" w:rsidR="08056B30" w:rsidRDefault="08056B30" w:rsidP="08056B30">
      <w:pPr>
        <w:rPr>
          <w:sz w:val="27"/>
          <w:szCs w:val="27"/>
        </w:rPr>
      </w:pPr>
    </w:p>
    <w:p w14:paraId="6F3ED943" w14:textId="228E2182"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Was ist in einem Graph eine Brücke? Geben Sie ein Beispiel in einem zusammenhängenden Graph mit |E| &gt;= 5!</w:t>
      </w:r>
    </w:p>
    <w:p w14:paraId="1799EAA3" w14:textId="44EEBC22" w:rsidR="563156BA" w:rsidRDefault="08056B30" w:rsidP="008D62C1">
      <w:pPr>
        <w:pStyle w:val="Listenabsatz"/>
        <w:numPr>
          <w:ilvl w:val="0"/>
          <w:numId w:val="35"/>
        </w:numPr>
        <w:rPr>
          <w:rFonts w:eastAsiaTheme="minorEastAsia"/>
          <w:sz w:val="27"/>
          <w:szCs w:val="27"/>
        </w:rPr>
      </w:pPr>
      <w:r w:rsidRPr="08056B30">
        <w:rPr>
          <w:sz w:val="27"/>
          <w:szCs w:val="27"/>
        </w:rPr>
        <w:t>Brücke ist die Kante die Graph verbindet, wenn diese entfernt wird dann zerfällt Graph in zwei Teilgraphen</w:t>
      </w:r>
    </w:p>
    <w:p w14:paraId="00CF24E7" w14:textId="27977852" w:rsidR="08056B30" w:rsidRDefault="08056B30" w:rsidP="008D62C1">
      <w:pPr>
        <w:pStyle w:val="Listenabsatz"/>
        <w:numPr>
          <w:ilvl w:val="0"/>
          <w:numId w:val="35"/>
        </w:numPr>
        <w:rPr>
          <w:sz w:val="27"/>
          <w:szCs w:val="27"/>
        </w:rPr>
      </w:pPr>
      <w:r w:rsidRPr="08056B30">
        <w:rPr>
          <w:sz w:val="27"/>
          <w:szCs w:val="27"/>
        </w:rPr>
        <w:t>Wenn Graph ohne Kante e nicht zusammenhängend dann ist e eine Brücke</w:t>
      </w:r>
    </w:p>
    <w:p w14:paraId="402B2C3B" w14:textId="40CB3043" w:rsidR="08056B30" w:rsidRDefault="08056B30" w:rsidP="008D62C1">
      <w:pPr>
        <w:pStyle w:val="Listenabsatz"/>
        <w:numPr>
          <w:ilvl w:val="0"/>
          <w:numId w:val="35"/>
        </w:numPr>
        <w:rPr>
          <w:sz w:val="27"/>
          <w:szCs w:val="27"/>
        </w:rPr>
      </w:pPr>
      <w:r w:rsidRPr="08056B30">
        <w:rPr>
          <w:sz w:val="27"/>
          <w:szCs w:val="27"/>
        </w:rPr>
        <w:t>Zusammenhangskomponente ist Anzahl der nicht zusammenhängenden Graphen Teile (Teilgraphen), wenn zusammenhängend dann 1 sonst n</w:t>
      </w:r>
    </w:p>
    <w:p w14:paraId="600D8EE6" w14:textId="4BAD2B6B" w:rsidR="08056B30" w:rsidRDefault="08056B30" w:rsidP="008D62C1">
      <w:pPr>
        <w:pStyle w:val="Listenabsatz"/>
        <w:numPr>
          <w:ilvl w:val="0"/>
          <w:numId w:val="35"/>
        </w:numPr>
        <w:rPr>
          <w:rFonts w:eastAsiaTheme="minorEastAsia"/>
          <w:sz w:val="27"/>
          <w:szCs w:val="27"/>
        </w:rPr>
      </w:pPr>
      <w:r w:rsidRPr="08056B30">
        <w:rPr>
          <w:sz w:val="27"/>
          <w:szCs w:val="27"/>
        </w:rPr>
        <w:lastRenderedPageBreak/>
        <w:t xml:space="preserve">G = (V,E) zusammenhängend, e </w:t>
      </w:r>
      <w:r w:rsidRPr="08056B30">
        <w:t xml:space="preserve">∈ </w:t>
      </w:r>
      <w:r w:rsidRPr="08056B30">
        <w:rPr>
          <w:sz w:val="27"/>
          <w:szCs w:val="27"/>
        </w:rPr>
        <w:t>E dann ist e Brücke wenn G1 = (V,E\{e}) mehr Zusammenhangskomponenten hat als G</w:t>
      </w:r>
    </w:p>
    <w:p w14:paraId="74010073" w14:textId="6340BD5E" w:rsidR="08056B30" w:rsidRDefault="005604DC" w:rsidP="005604DC">
      <w:pPr>
        <w:jc w:val="center"/>
        <w:rPr>
          <w:sz w:val="27"/>
          <w:szCs w:val="27"/>
        </w:rPr>
      </w:pPr>
      <w:r w:rsidRPr="005604DC">
        <w:rPr>
          <w:noProof/>
          <w:sz w:val="27"/>
          <w:szCs w:val="27"/>
        </w:rPr>
        <w:drawing>
          <wp:inline distT="0" distB="0" distL="0" distR="0" wp14:anchorId="1578C516" wp14:editId="3F716459">
            <wp:extent cx="3693216" cy="1269354"/>
            <wp:effectExtent l="0" t="0" r="2540" b="7620"/>
            <wp:docPr id="10" name="Grafik 10" descr="Ein Bild, das Text, Uhr,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Uhr, Vektorgrafiken enthält.&#10;&#10;Automatisch generierte Beschreibung"/>
                    <pic:cNvPicPr/>
                  </pic:nvPicPr>
                  <pic:blipFill>
                    <a:blip r:embed="rId28"/>
                    <a:stretch>
                      <a:fillRect/>
                    </a:stretch>
                  </pic:blipFill>
                  <pic:spPr>
                    <a:xfrm>
                      <a:off x="0" y="0"/>
                      <a:ext cx="3715205" cy="1276912"/>
                    </a:xfrm>
                    <a:prstGeom prst="rect">
                      <a:avLst/>
                    </a:prstGeom>
                  </pic:spPr>
                </pic:pic>
              </a:graphicData>
            </a:graphic>
          </wp:inline>
        </w:drawing>
      </w:r>
    </w:p>
    <w:p w14:paraId="793068A9" w14:textId="00F33E4B" w:rsidR="08056B30" w:rsidRDefault="08056B30" w:rsidP="08056B30">
      <w:pPr>
        <w:rPr>
          <w:sz w:val="27"/>
          <w:szCs w:val="27"/>
        </w:rPr>
      </w:pPr>
    </w:p>
    <w:p w14:paraId="501F5BD9" w14:textId="2F6F7642"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Was bedeutet „zwei Graphen sind isomorph“?</w:t>
      </w:r>
    </w:p>
    <w:p w14:paraId="6BBB4C94" w14:textId="55D693FF" w:rsidR="563156BA" w:rsidRDefault="08056B30" w:rsidP="008D62C1">
      <w:pPr>
        <w:pStyle w:val="Listenabsatz"/>
        <w:numPr>
          <w:ilvl w:val="0"/>
          <w:numId w:val="34"/>
        </w:numPr>
        <w:rPr>
          <w:rFonts w:eastAsiaTheme="minorEastAsia"/>
          <w:sz w:val="27"/>
          <w:szCs w:val="27"/>
        </w:rPr>
      </w:pPr>
      <w:r w:rsidRPr="08056B30">
        <w:rPr>
          <w:sz w:val="27"/>
          <w:szCs w:val="27"/>
        </w:rPr>
        <w:t>Gleiche Anzahl an Kanten, Knoten</w:t>
      </w:r>
    </w:p>
    <w:p w14:paraId="7A52E936" w14:textId="55948413" w:rsidR="08056B30" w:rsidRDefault="08056B30" w:rsidP="008D62C1">
      <w:pPr>
        <w:pStyle w:val="Listenabsatz"/>
        <w:numPr>
          <w:ilvl w:val="0"/>
          <w:numId w:val="34"/>
        </w:numPr>
        <w:rPr>
          <w:sz w:val="27"/>
          <w:szCs w:val="27"/>
        </w:rPr>
      </w:pPr>
      <w:r w:rsidRPr="08056B30">
        <w:rPr>
          <w:sz w:val="27"/>
          <w:szCs w:val="27"/>
        </w:rPr>
        <w:t>Gleiche Nachbarschaften (daher Knotengrade)</w:t>
      </w:r>
    </w:p>
    <w:p w14:paraId="4946450D" w14:textId="1EA61746" w:rsidR="08056B30" w:rsidRDefault="08056B30" w:rsidP="008D62C1">
      <w:pPr>
        <w:pStyle w:val="Listenabsatz"/>
        <w:numPr>
          <w:ilvl w:val="0"/>
          <w:numId w:val="34"/>
        </w:numPr>
        <w:rPr>
          <w:sz w:val="27"/>
          <w:szCs w:val="27"/>
        </w:rPr>
      </w:pPr>
      <w:r w:rsidRPr="08056B30">
        <w:rPr>
          <w:sz w:val="27"/>
          <w:szCs w:val="27"/>
        </w:rPr>
        <w:t>Struktur ident bis auf “Umbenennung” der Knoten</w:t>
      </w:r>
    </w:p>
    <w:p w14:paraId="1FE6F3EB" w14:textId="16C4D2F5" w:rsidR="08056B30" w:rsidRDefault="08056B30" w:rsidP="008D62C1">
      <w:pPr>
        <w:pStyle w:val="Listenabsatz"/>
        <w:numPr>
          <w:ilvl w:val="0"/>
          <w:numId w:val="34"/>
        </w:numPr>
        <w:rPr>
          <w:sz w:val="27"/>
          <w:szCs w:val="27"/>
        </w:rPr>
      </w:pPr>
      <w:r w:rsidRPr="08056B30">
        <w:rPr>
          <w:sz w:val="27"/>
          <w:szCs w:val="27"/>
        </w:rPr>
        <w:t>Naive: die beiden Graphen sind bis auf die Beschriftung gleich</w:t>
      </w:r>
    </w:p>
    <w:p w14:paraId="583CFCD1" w14:textId="3F7F9750" w:rsidR="08056B30" w:rsidRDefault="08056B30" w:rsidP="008D62C1">
      <w:pPr>
        <w:pStyle w:val="Listenabsatz"/>
        <w:numPr>
          <w:ilvl w:val="0"/>
          <w:numId w:val="34"/>
        </w:numPr>
        <w:rPr>
          <w:sz w:val="27"/>
          <w:szCs w:val="27"/>
        </w:rPr>
      </w:pPr>
      <w:r w:rsidRPr="08056B30">
        <w:rPr>
          <w:sz w:val="27"/>
          <w:szCs w:val="27"/>
        </w:rPr>
        <w:t xml:space="preserve">|V1| = |V2| und |E1| = |E2| und </w:t>
      </w:r>
      <w:proofErr w:type="spellStart"/>
      <w:r w:rsidRPr="08056B30">
        <w:rPr>
          <w:sz w:val="27"/>
          <w:szCs w:val="27"/>
        </w:rPr>
        <w:t>deg</w:t>
      </w:r>
      <w:proofErr w:type="spellEnd"/>
      <w:r w:rsidRPr="08056B30">
        <w:rPr>
          <w:sz w:val="27"/>
          <w:szCs w:val="27"/>
        </w:rPr>
        <w:t xml:space="preserve">(v_1) = </w:t>
      </w:r>
      <w:proofErr w:type="spellStart"/>
      <w:r w:rsidRPr="08056B30">
        <w:rPr>
          <w:sz w:val="27"/>
          <w:szCs w:val="27"/>
        </w:rPr>
        <w:t>deg</w:t>
      </w:r>
      <w:proofErr w:type="spellEnd"/>
      <w:r w:rsidRPr="08056B30">
        <w:rPr>
          <w:sz w:val="27"/>
          <w:szCs w:val="27"/>
        </w:rPr>
        <w:t>(v_2) für alle Knoten in V1, V2</w:t>
      </w:r>
    </w:p>
    <w:p w14:paraId="429B7A48" w14:textId="25C3E072" w:rsidR="08056B30" w:rsidRDefault="0030466C" w:rsidP="008D62C1">
      <w:pPr>
        <w:pStyle w:val="Listenabsatz"/>
        <w:numPr>
          <w:ilvl w:val="0"/>
          <w:numId w:val="34"/>
        </w:numPr>
        <w:rPr>
          <w:sz w:val="27"/>
          <w:szCs w:val="27"/>
        </w:rPr>
      </w:pPr>
      <w:r>
        <w:rPr>
          <w:sz w:val="27"/>
          <w:szCs w:val="27"/>
        </w:rPr>
        <w:t>Isomorphe Graphen:</w:t>
      </w:r>
    </w:p>
    <w:p w14:paraId="4545B434" w14:textId="7A7FC5FD" w:rsidR="0030466C" w:rsidRPr="0030466C" w:rsidRDefault="0030466C" w:rsidP="0030466C">
      <w:pPr>
        <w:rPr>
          <w:sz w:val="27"/>
          <w:szCs w:val="27"/>
        </w:rPr>
      </w:pPr>
      <w:r>
        <w:rPr>
          <w:noProof/>
        </w:rPr>
        <w:drawing>
          <wp:inline distT="0" distB="0" distL="0" distR="0" wp14:anchorId="12DB714D" wp14:editId="5A7EAE13">
            <wp:extent cx="3501851" cy="941224"/>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8981" cy="943140"/>
                    </a:xfrm>
                    <a:prstGeom prst="rect">
                      <a:avLst/>
                    </a:prstGeom>
                  </pic:spPr>
                </pic:pic>
              </a:graphicData>
            </a:graphic>
          </wp:inline>
        </w:drawing>
      </w:r>
    </w:p>
    <w:p w14:paraId="33D342FD" w14:textId="6E632C2F" w:rsidR="000E0BE2" w:rsidRDefault="0030466C" w:rsidP="0030466C">
      <w:pPr>
        <w:pStyle w:val="Listenabsatz"/>
        <w:numPr>
          <w:ilvl w:val="0"/>
          <w:numId w:val="54"/>
        </w:numPr>
        <w:rPr>
          <w:sz w:val="27"/>
          <w:szCs w:val="27"/>
        </w:rPr>
      </w:pPr>
      <w:r>
        <w:rPr>
          <w:sz w:val="27"/>
          <w:szCs w:val="27"/>
        </w:rPr>
        <w:t xml:space="preserve">Nicht isomorphe Graphen (weil </w:t>
      </w:r>
      <w:r w:rsidR="000E0BE2">
        <w:rPr>
          <w:sz w:val="27"/>
          <w:szCs w:val="27"/>
        </w:rPr>
        <w:t>Kanten bzw. Knoten unterschiedlich sind):</w:t>
      </w:r>
    </w:p>
    <w:p w14:paraId="07A07815" w14:textId="329714D2" w:rsidR="00AB4F1A" w:rsidRDefault="00AB4F1A" w:rsidP="00AB4F1A">
      <w:pPr>
        <w:pStyle w:val="Listenabsatz"/>
        <w:rPr>
          <w:sz w:val="27"/>
          <w:szCs w:val="27"/>
        </w:rPr>
      </w:pPr>
      <w:r>
        <w:rPr>
          <w:noProof/>
        </w:rPr>
        <w:drawing>
          <wp:inline distT="0" distB="0" distL="0" distR="0" wp14:anchorId="69068378" wp14:editId="319A1F79">
            <wp:extent cx="1909187" cy="1008289"/>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772" cy="1011239"/>
                    </a:xfrm>
                    <a:prstGeom prst="rect">
                      <a:avLst/>
                    </a:prstGeom>
                  </pic:spPr>
                </pic:pic>
              </a:graphicData>
            </a:graphic>
          </wp:inline>
        </w:drawing>
      </w:r>
    </w:p>
    <w:p w14:paraId="21D93A6D" w14:textId="7EDB081D" w:rsidR="08056B30" w:rsidRDefault="0030466C" w:rsidP="0030466C">
      <w:pPr>
        <w:pStyle w:val="Listenabsatz"/>
        <w:numPr>
          <w:ilvl w:val="0"/>
          <w:numId w:val="54"/>
        </w:numPr>
        <w:rPr>
          <w:sz w:val="27"/>
          <w:szCs w:val="27"/>
        </w:rPr>
      </w:pPr>
      <w:r>
        <w:rPr>
          <w:sz w:val="27"/>
          <w:szCs w:val="27"/>
        </w:rPr>
        <w:t>Nicht isomorphe</w:t>
      </w:r>
      <w:r w:rsidR="000E0BE2">
        <w:rPr>
          <w:sz w:val="27"/>
          <w:szCs w:val="27"/>
        </w:rPr>
        <w:t>r</w:t>
      </w:r>
      <w:r>
        <w:rPr>
          <w:sz w:val="27"/>
          <w:szCs w:val="27"/>
        </w:rPr>
        <w:t xml:space="preserve"> Graph (weil Nachbarschaftsverhältnis verletzt ist):</w:t>
      </w:r>
    </w:p>
    <w:p w14:paraId="57B57293" w14:textId="6E0B4ED0" w:rsidR="0030466C" w:rsidRPr="0030466C" w:rsidRDefault="000E0BE2" w:rsidP="000E0BE2">
      <w:pPr>
        <w:pStyle w:val="Listenabsatz"/>
        <w:rPr>
          <w:sz w:val="27"/>
          <w:szCs w:val="27"/>
        </w:rPr>
      </w:pPr>
      <w:r>
        <w:rPr>
          <w:noProof/>
        </w:rPr>
        <w:drawing>
          <wp:inline distT="0" distB="0" distL="0" distR="0" wp14:anchorId="42DB6943" wp14:editId="76621829">
            <wp:extent cx="2867025" cy="7905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7025" cy="790575"/>
                    </a:xfrm>
                    <a:prstGeom prst="rect">
                      <a:avLst/>
                    </a:prstGeom>
                  </pic:spPr>
                </pic:pic>
              </a:graphicData>
            </a:graphic>
          </wp:inline>
        </w:drawing>
      </w:r>
    </w:p>
    <w:p w14:paraId="6F335C3B" w14:textId="73AAB908" w:rsidR="00E2733C" w:rsidRPr="00ED3938" w:rsidRDefault="508A2125" w:rsidP="008D62C1">
      <w:pPr>
        <w:pStyle w:val="Listenabsatz"/>
        <w:numPr>
          <w:ilvl w:val="0"/>
          <w:numId w:val="50"/>
        </w:numPr>
        <w:rPr>
          <w:b/>
          <w:bCs/>
          <w:sz w:val="27"/>
          <w:szCs w:val="27"/>
          <w:highlight w:val="green"/>
        </w:rPr>
      </w:pPr>
      <w:r w:rsidRPr="00ED3938">
        <w:rPr>
          <w:rFonts w:ascii="Calibri" w:eastAsia="Calibri" w:hAnsi="Calibri" w:cs="Calibri"/>
          <w:b/>
          <w:bCs/>
          <w:sz w:val="27"/>
          <w:szCs w:val="27"/>
          <w:highlight w:val="green"/>
        </w:rPr>
        <w:t>Was ist ein bipartiter Graph?</w:t>
      </w:r>
    </w:p>
    <w:p w14:paraId="19FF81A9" w14:textId="6A981B41" w:rsidR="08056B30" w:rsidRPr="006F2D90" w:rsidRDefault="005C68BC" w:rsidP="006A22E0">
      <w:pPr>
        <w:pStyle w:val="Listenabsatz"/>
        <w:numPr>
          <w:ilvl w:val="0"/>
          <w:numId w:val="33"/>
        </w:numPr>
        <w:rPr>
          <w:rFonts w:eastAsiaTheme="minorEastAsia"/>
          <w:b/>
          <w:bCs/>
          <w:sz w:val="27"/>
          <w:szCs w:val="27"/>
        </w:rPr>
      </w:pPr>
      <w:r w:rsidRPr="00744C57">
        <w:rPr>
          <w:rFonts w:eastAsiaTheme="minorEastAsia"/>
          <w:sz w:val="27"/>
          <w:szCs w:val="27"/>
        </w:rPr>
        <w:t>Man kann den Graphen in zwei Knotenmengen teilen, sodass es nur Kanten zwischen den beiden Knotenmengen gibt, aber nicht innerhalb</w:t>
      </w:r>
    </w:p>
    <w:p w14:paraId="0C310D0C" w14:textId="766400BB" w:rsidR="006F2D90" w:rsidRPr="006F2D90" w:rsidRDefault="006F2D90" w:rsidP="006F2D90">
      <w:pPr>
        <w:pStyle w:val="Listenabsatz"/>
        <w:numPr>
          <w:ilvl w:val="0"/>
          <w:numId w:val="33"/>
        </w:numPr>
        <w:rPr>
          <w:sz w:val="27"/>
          <w:szCs w:val="27"/>
        </w:rPr>
      </w:pPr>
      <w:r w:rsidRPr="08056B30">
        <w:rPr>
          <w:sz w:val="27"/>
          <w:szCs w:val="27"/>
        </w:rPr>
        <w:lastRenderedPageBreak/>
        <w:t>Trenne Knotenmenge in zwei Mengen V1, V2 auf</w:t>
      </w:r>
      <w:r>
        <w:rPr>
          <w:sz w:val="27"/>
          <w:szCs w:val="27"/>
        </w:rPr>
        <w:t>;</w:t>
      </w:r>
      <w:r w:rsidRPr="08056B30">
        <w:rPr>
          <w:sz w:val="27"/>
          <w:szCs w:val="27"/>
        </w:rPr>
        <w:t xml:space="preserve"> in Folge darf es nur Kanten geben</w:t>
      </w:r>
      <w:r>
        <w:rPr>
          <w:sz w:val="27"/>
          <w:szCs w:val="27"/>
        </w:rPr>
        <w:t>,</w:t>
      </w:r>
      <w:r w:rsidRPr="08056B30">
        <w:rPr>
          <w:sz w:val="27"/>
          <w:szCs w:val="27"/>
        </w:rPr>
        <w:t xml:space="preserve"> die zwischen je einem Knoten aus Menge V1 und V2 bestehen, nicht aber zwischen zwei Knoten aus derselben Menge</w:t>
      </w:r>
    </w:p>
    <w:p w14:paraId="114B322D" w14:textId="1760219F" w:rsidR="08056B30" w:rsidRDefault="08056B30" w:rsidP="2870B414">
      <w:pPr>
        <w:pStyle w:val="Listenabsatz"/>
        <w:numPr>
          <w:ilvl w:val="0"/>
          <w:numId w:val="33"/>
        </w:numPr>
        <w:rPr>
          <w:rFonts w:eastAsiaTheme="minorEastAsia"/>
        </w:rPr>
      </w:pPr>
      <w:r w:rsidRPr="08056B30">
        <w:rPr>
          <w:sz w:val="27"/>
          <w:szCs w:val="27"/>
        </w:rPr>
        <w:t xml:space="preserve">Partition {V1,V2} mit V = V1 ∪ V2, V1 ∩ V2 = { } gibt bei der gilt für alle u, v ∈ V1 ⇒ u </w:t>
      </w:r>
      <w:r w:rsidR="6F06FF4A" w:rsidRPr="6F06FF4A">
        <w:rPr>
          <w:sz w:val="27"/>
          <w:szCs w:val="27"/>
        </w:rPr>
        <w:t>≁</w:t>
      </w:r>
      <w:r w:rsidRPr="08056B30">
        <w:rPr>
          <w:sz w:val="27"/>
          <w:szCs w:val="27"/>
        </w:rPr>
        <w:t xml:space="preserve"> v und für alle u, v ∈ V2 ⇒ u </w:t>
      </w:r>
      <w:r w:rsidR="226C43C4" w:rsidRPr="226C43C4">
        <w:rPr>
          <w:sz w:val="27"/>
          <w:szCs w:val="27"/>
        </w:rPr>
        <w:t>≁</w:t>
      </w:r>
      <w:r w:rsidRPr="08056B30">
        <w:rPr>
          <w:sz w:val="27"/>
          <w:szCs w:val="27"/>
        </w:rPr>
        <w:t xml:space="preserve"> v, also Kanten existieren höchstens zwischen Knoten aus V1 und V2</w:t>
      </w:r>
    </w:p>
    <w:p w14:paraId="4B0CEA1D" w14:textId="0D3A89AE" w:rsidR="08056B30" w:rsidRDefault="08056B30" w:rsidP="008D62C1">
      <w:pPr>
        <w:pStyle w:val="Listenabsatz"/>
        <w:numPr>
          <w:ilvl w:val="0"/>
          <w:numId w:val="33"/>
        </w:numPr>
        <w:rPr>
          <w:sz w:val="27"/>
          <w:szCs w:val="27"/>
        </w:rPr>
      </w:pPr>
      <w:r w:rsidRPr="08056B30">
        <w:rPr>
          <w:sz w:val="27"/>
          <w:szCs w:val="27"/>
        </w:rPr>
        <w:t>Beispiel HÜ roter Knoten darf mit keinem anderen roten Knoten verbunden sein</w:t>
      </w:r>
    </w:p>
    <w:p w14:paraId="32025DD7" w14:textId="0868A8B9" w:rsidR="08056B30" w:rsidRDefault="08056B30" w:rsidP="008D62C1">
      <w:pPr>
        <w:pStyle w:val="Listenabsatz"/>
        <w:numPr>
          <w:ilvl w:val="0"/>
          <w:numId w:val="33"/>
        </w:numPr>
        <w:rPr>
          <w:rFonts w:eastAsiaTheme="minorEastAsia"/>
          <w:sz w:val="27"/>
          <w:szCs w:val="27"/>
        </w:rPr>
      </w:pPr>
      <w:r w:rsidRPr="08056B30">
        <w:rPr>
          <w:sz w:val="27"/>
          <w:szCs w:val="27"/>
        </w:rPr>
        <w:t>Ein Graph ist bipartit, wenn er einen Kreis mit einer geraden Anzahl an Kanten enthält</w:t>
      </w:r>
    </w:p>
    <w:p w14:paraId="0BC57911" w14:textId="05D84B60" w:rsidR="08056B30" w:rsidRDefault="08056B30" w:rsidP="008D62C1">
      <w:pPr>
        <w:pStyle w:val="Listenabsatz"/>
        <w:numPr>
          <w:ilvl w:val="0"/>
          <w:numId w:val="33"/>
        </w:numPr>
        <w:rPr>
          <w:sz w:val="27"/>
          <w:szCs w:val="27"/>
        </w:rPr>
      </w:pPr>
      <w:r w:rsidRPr="08056B30">
        <w:rPr>
          <w:sz w:val="27"/>
          <w:szCs w:val="27"/>
        </w:rPr>
        <w:t>Wie evaluieren?</w:t>
      </w:r>
    </w:p>
    <w:p w14:paraId="5912E7B3" w14:textId="0BE702C6" w:rsidR="08056B30" w:rsidRDefault="08056B30" w:rsidP="008D62C1">
      <w:pPr>
        <w:pStyle w:val="Listenabsatz"/>
        <w:numPr>
          <w:ilvl w:val="1"/>
          <w:numId w:val="33"/>
        </w:numPr>
        <w:rPr>
          <w:sz w:val="27"/>
          <w:szCs w:val="27"/>
        </w:rPr>
      </w:pPr>
      <w:r w:rsidRPr="08056B30">
        <w:rPr>
          <w:sz w:val="27"/>
          <w:szCs w:val="27"/>
        </w:rPr>
        <w:t>Zähle Kanten Anzahl</w:t>
      </w:r>
    </w:p>
    <w:p w14:paraId="5189F184" w14:textId="426C68D5" w:rsidR="08056B30" w:rsidRDefault="08056B30" w:rsidP="008D62C1">
      <w:pPr>
        <w:pStyle w:val="Listenabsatz"/>
        <w:numPr>
          <w:ilvl w:val="1"/>
          <w:numId w:val="33"/>
        </w:numPr>
        <w:rPr>
          <w:sz w:val="27"/>
          <w:szCs w:val="27"/>
        </w:rPr>
      </w:pPr>
      <w:r w:rsidRPr="08056B30">
        <w:rPr>
          <w:sz w:val="27"/>
          <w:szCs w:val="27"/>
        </w:rPr>
        <w:t xml:space="preserve">Breitensuche </w:t>
      </w:r>
      <w:r w:rsidR="00AA40E2">
        <w:rPr>
          <w:sz w:val="27"/>
          <w:szCs w:val="27"/>
        </w:rPr>
        <w:t>(Ebene für Ebene durchsuchen)</w:t>
      </w:r>
      <w:r w:rsidRPr="08056B30">
        <w:rPr>
          <w:sz w:val="27"/>
          <w:szCs w:val="27"/>
        </w:rPr>
        <w:t>-&gt; Starte bei Knoten und schaue alle Nachbarn an, dann die Nachbarn der Nachbarn (Stack)</w:t>
      </w:r>
    </w:p>
    <w:p w14:paraId="230CC744" w14:textId="61E402E2" w:rsidR="08056B30" w:rsidRDefault="08056B30" w:rsidP="008D62C1">
      <w:pPr>
        <w:pStyle w:val="Listenabsatz"/>
        <w:numPr>
          <w:ilvl w:val="1"/>
          <w:numId w:val="33"/>
        </w:numPr>
        <w:rPr>
          <w:sz w:val="27"/>
          <w:szCs w:val="27"/>
        </w:rPr>
      </w:pPr>
      <w:r w:rsidRPr="08056B30">
        <w:rPr>
          <w:sz w:val="27"/>
          <w:szCs w:val="27"/>
        </w:rPr>
        <w:t>Tiefensuche</w:t>
      </w:r>
      <w:r w:rsidR="00AA40E2">
        <w:rPr>
          <w:sz w:val="27"/>
          <w:szCs w:val="27"/>
        </w:rPr>
        <w:t xml:space="preserve"> (Pro Strang bis zu den Blättern durchsuchen)</w:t>
      </w:r>
      <w:r w:rsidRPr="08056B30">
        <w:rPr>
          <w:sz w:val="27"/>
          <w:szCs w:val="27"/>
        </w:rPr>
        <w:t xml:space="preserve"> -&gt; wir gehen zuerst einen ganzen Pfad durch, alle </w:t>
      </w:r>
      <w:proofErr w:type="spellStart"/>
      <w:r w:rsidRPr="08056B30">
        <w:rPr>
          <w:sz w:val="27"/>
          <w:szCs w:val="27"/>
        </w:rPr>
        <w:t>Kindknoten</w:t>
      </w:r>
      <w:proofErr w:type="spellEnd"/>
      <w:r w:rsidRPr="08056B30">
        <w:rPr>
          <w:sz w:val="27"/>
          <w:szCs w:val="27"/>
        </w:rPr>
        <w:t xml:space="preserve"> aller </w:t>
      </w:r>
      <w:proofErr w:type="spellStart"/>
      <w:r w:rsidRPr="08056B30">
        <w:rPr>
          <w:sz w:val="27"/>
          <w:szCs w:val="27"/>
        </w:rPr>
        <w:t>Kindknoten</w:t>
      </w:r>
      <w:proofErr w:type="spellEnd"/>
    </w:p>
    <w:p w14:paraId="50C8F5E8" w14:textId="77777777" w:rsidR="08056B30" w:rsidRDefault="08056B30" w:rsidP="008C1D27">
      <w:pPr>
        <w:pStyle w:val="Listenabsatz"/>
        <w:ind w:left="1440"/>
        <w:rPr>
          <w:sz w:val="27"/>
          <w:szCs w:val="27"/>
        </w:rPr>
      </w:pPr>
    </w:p>
    <w:p w14:paraId="27574E9B" w14:textId="26580F5E" w:rsidR="00C10E1D" w:rsidRDefault="00C10E1D" w:rsidP="00C10E1D">
      <w:pPr>
        <w:pStyle w:val="Listenabsatz"/>
        <w:ind w:left="1440"/>
        <w:jc w:val="center"/>
        <w:rPr>
          <w:sz w:val="27"/>
          <w:szCs w:val="27"/>
        </w:rPr>
      </w:pPr>
      <w:r w:rsidRPr="00C10E1D">
        <w:rPr>
          <w:noProof/>
          <w:sz w:val="27"/>
          <w:szCs w:val="27"/>
        </w:rPr>
        <w:drawing>
          <wp:inline distT="0" distB="0" distL="0" distR="0" wp14:anchorId="1B526204" wp14:editId="4286F743">
            <wp:extent cx="2712955" cy="195088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2955" cy="1950889"/>
                    </a:xfrm>
                    <a:prstGeom prst="rect">
                      <a:avLst/>
                    </a:prstGeom>
                  </pic:spPr>
                </pic:pic>
              </a:graphicData>
            </a:graphic>
          </wp:inline>
        </w:drawing>
      </w:r>
    </w:p>
    <w:p w14:paraId="5900AB3D" w14:textId="77777777" w:rsidR="00C10E1D" w:rsidRDefault="00C10E1D" w:rsidP="008C1D27">
      <w:pPr>
        <w:pStyle w:val="Listenabsatz"/>
        <w:ind w:left="1440"/>
        <w:rPr>
          <w:sz w:val="27"/>
          <w:szCs w:val="27"/>
        </w:rPr>
      </w:pPr>
    </w:p>
    <w:p w14:paraId="2C8E8323" w14:textId="77777777" w:rsidR="00C10E1D" w:rsidRDefault="00C10E1D" w:rsidP="008C1D27">
      <w:pPr>
        <w:pStyle w:val="Listenabsatz"/>
        <w:ind w:left="1440"/>
        <w:rPr>
          <w:sz w:val="27"/>
          <w:szCs w:val="27"/>
        </w:rPr>
      </w:pPr>
    </w:p>
    <w:p w14:paraId="5DDEEE5D" w14:textId="18CAF0B4"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Wann ist ein Graph eulersch?</w:t>
      </w:r>
    </w:p>
    <w:p w14:paraId="4834E0E6" w14:textId="41A8A6FA" w:rsidR="604A6326" w:rsidRPr="00623794" w:rsidRDefault="604A6326" w:rsidP="008D62C1">
      <w:pPr>
        <w:pStyle w:val="Listenabsatz"/>
        <w:numPr>
          <w:ilvl w:val="0"/>
          <w:numId w:val="32"/>
        </w:numPr>
        <w:rPr>
          <w:rFonts w:eastAsiaTheme="minorEastAsia"/>
          <w:b/>
          <w:bCs/>
          <w:sz w:val="27"/>
          <w:szCs w:val="27"/>
        </w:rPr>
      </w:pPr>
      <w:r w:rsidRPr="00414D78">
        <w:rPr>
          <w:rFonts w:ascii="Calibri" w:eastAsia="Calibri" w:hAnsi="Calibri" w:cs="Calibri"/>
          <w:sz w:val="27"/>
          <w:szCs w:val="27"/>
        </w:rPr>
        <w:t xml:space="preserve">Eulerscher Graph: wenn es einen Eulerkreis gibt -&gt; gibt Eulerkreis immer dann, </w:t>
      </w:r>
      <w:r w:rsidRPr="00623794">
        <w:rPr>
          <w:rFonts w:ascii="Calibri" w:eastAsia="Calibri" w:hAnsi="Calibri" w:cs="Calibri"/>
          <w:b/>
          <w:bCs/>
          <w:sz w:val="27"/>
          <w:szCs w:val="27"/>
        </w:rPr>
        <w:t>wenn der Grad aller Knoten</w:t>
      </w:r>
      <w:r w:rsidR="00792C29" w:rsidRPr="00623794">
        <w:rPr>
          <w:rFonts w:ascii="Calibri" w:eastAsia="Calibri" w:hAnsi="Calibri" w:cs="Calibri"/>
          <w:b/>
          <w:bCs/>
          <w:sz w:val="27"/>
          <w:szCs w:val="27"/>
        </w:rPr>
        <w:t xml:space="preserve"> gerade ist</w:t>
      </w:r>
      <w:r w:rsidRPr="00414D78">
        <w:rPr>
          <w:rFonts w:ascii="Calibri" w:eastAsia="Calibri" w:hAnsi="Calibri" w:cs="Calibri"/>
          <w:sz w:val="27"/>
          <w:szCs w:val="27"/>
        </w:rPr>
        <w:t xml:space="preserve"> (jeder Knoten muss einen geraden Grad haben) + Graph muss zusammenhängend / geschlossen sein</w:t>
      </w:r>
    </w:p>
    <w:p w14:paraId="4EC1CAFC" w14:textId="788E795D" w:rsidR="604A6326" w:rsidRPr="00414D78" w:rsidRDefault="604A6326" w:rsidP="008D62C1">
      <w:pPr>
        <w:pStyle w:val="Listenabsatz"/>
        <w:numPr>
          <w:ilvl w:val="0"/>
          <w:numId w:val="32"/>
        </w:numPr>
        <w:rPr>
          <w:rFonts w:eastAsiaTheme="minorEastAsia"/>
          <w:sz w:val="27"/>
          <w:szCs w:val="27"/>
        </w:rPr>
      </w:pPr>
      <w:r w:rsidRPr="00414D78">
        <w:rPr>
          <w:rFonts w:ascii="Calibri" w:eastAsia="Calibri" w:hAnsi="Calibri" w:cs="Calibri"/>
          <w:sz w:val="27"/>
          <w:szCs w:val="27"/>
        </w:rPr>
        <w:t xml:space="preserve">Eulersch </w:t>
      </w:r>
      <w:r w:rsidR="00DF7B05">
        <w:rPr>
          <w:rFonts w:ascii="Calibri" w:eastAsia="Calibri" w:hAnsi="Calibri" w:cs="Calibri"/>
          <w:sz w:val="27"/>
          <w:szCs w:val="27"/>
        </w:rPr>
        <w:t>(geschlossen)</w:t>
      </w:r>
      <w:r w:rsidRPr="00414D78">
        <w:rPr>
          <w:rFonts w:ascii="Calibri" w:eastAsia="Calibri" w:hAnsi="Calibri" w:cs="Calibri"/>
          <w:sz w:val="27"/>
          <w:szCs w:val="27"/>
        </w:rPr>
        <w:t xml:space="preserve"> vs. Semi-eulersch</w:t>
      </w:r>
      <w:r w:rsidR="00DF7B05">
        <w:rPr>
          <w:rFonts w:ascii="Calibri" w:eastAsia="Calibri" w:hAnsi="Calibri" w:cs="Calibri"/>
          <w:sz w:val="27"/>
          <w:szCs w:val="27"/>
        </w:rPr>
        <w:t xml:space="preserve"> (offen)</w:t>
      </w:r>
      <w:r w:rsidRPr="00414D78">
        <w:rPr>
          <w:rFonts w:ascii="Calibri" w:eastAsia="Calibri" w:hAnsi="Calibri" w:cs="Calibri"/>
          <w:sz w:val="27"/>
          <w:szCs w:val="27"/>
        </w:rPr>
        <w:t>: das eine ist ein Zyklus und das andere nur ein Weg (</w:t>
      </w:r>
      <w:proofErr w:type="spellStart"/>
      <w:r w:rsidRPr="00414D78">
        <w:rPr>
          <w:rFonts w:ascii="Calibri" w:eastAsia="Calibri" w:hAnsi="Calibri" w:cs="Calibri"/>
          <w:sz w:val="27"/>
          <w:szCs w:val="27"/>
        </w:rPr>
        <w:t>Eulerweg</w:t>
      </w:r>
      <w:proofErr w:type="spellEnd"/>
      <w:r w:rsidRPr="00414D78">
        <w:rPr>
          <w:rFonts w:ascii="Calibri" w:eastAsia="Calibri" w:hAnsi="Calibri" w:cs="Calibri"/>
          <w:sz w:val="27"/>
          <w:szCs w:val="27"/>
        </w:rPr>
        <w:t xml:space="preserve"> -&gt; zwei Knoten dürfen einen ungeraden Knotengrad haben: und zwar der Start und Endknoten)</w:t>
      </w:r>
    </w:p>
    <w:p w14:paraId="71B818B3" w14:textId="3AFB441C" w:rsidR="08056B30" w:rsidRPr="00DF5C7F" w:rsidRDefault="08056B30" w:rsidP="008D62C1">
      <w:pPr>
        <w:pStyle w:val="Listenabsatz"/>
        <w:numPr>
          <w:ilvl w:val="0"/>
          <w:numId w:val="32"/>
        </w:numPr>
        <w:rPr>
          <w:i/>
          <w:iCs/>
          <w:sz w:val="27"/>
          <w:szCs w:val="27"/>
        </w:rPr>
      </w:pPr>
      <w:proofErr w:type="spellStart"/>
      <w:r w:rsidRPr="08056B30">
        <w:rPr>
          <w:rFonts w:ascii="Calibri" w:eastAsia="Calibri" w:hAnsi="Calibri" w:cs="Calibri"/>
          <w:sz w:val="27"/>
          <w:szCs w:val="27"/>
        </w:rPr>
        <w:t>Eulerweg</w:t>
      </w:r>
      <w:proofErr w:type="spellEnd"/>
      <w:r w:rsidRPr="08056B30">
        <w:rPr>
          <w:rFonts w:ascii="Calibri" w:eastAsia="Calibri" w:hAnsi="Calibri" w:cs="Calibri"/>
          <w:sz w:val="27"/>
          <w:szCs w:val="27"/>
        </w:rPr>
        <w:t xml:space="preserve"> wenn Weg</w:t>
      </w:r>
      <w:r w:rsidR="00E368AB">
        <w:rPr>
          <w:rFonts w:ascii="Calibri" w:eastAsia="Calibri" w:hAnsi="Calibri" w:cs="Calibri"/>
          <w:sz w:val="27"/>
          <w:szCs w:val="27"/>
        </w:rPr>
        <w:t>/Wanderung</w:t>
      </w:r>
      <w:r w:rsidRPr="08056B30">
        <w:rPr>
          <w:rFonts w:ascii="Calibri" w:eastAsia="Calibri" w:hAnsi="Calibri" w:cs="Calibri"/>
          <w:sz w:val="27"/>
          <w:szCs w:val="27"/>
        </w:rPr>
        <w:t xml:space="preserve"> alle Kanten in G enthält, alle Kanten GENAU einmal</w:t>
      </w:r>
    </w:p>
    <w:p w14:paraId="6B598EED" w14:textId="77777777" w:rsidR="08056B30" w:rsidRPr="00DF7B05" w:rsidRDefault="08056B30" w:rsidP="08056B30">
      <w:pPr>
        <w:pStyle w:val="Listenabsatz"/>
        <w:numPr>
          <w:ilvl w:val="0"/>
          <w:numId w:val="32"/>
        </w:numPr>
        <w:rPr>
          <w:i/>
          <w:sz w:val="27"/>
          <w:szCs w:val="27"/>
        </w:rPr>
      </w:pPr>
      <w:r w:rsidRPr="08056B30">
        <w:rPr>
          <w:rFonts w:ascii="Calibri" w:eastAsia="Calibri" w:hAnsi="Calibri" w:cs="Calibri"/>
          <w:sz w:val="27"/>
          <w:szCs w:val="27"/>
        </w:rPr>
        <w:lastRenderedPageBreak/>
        <w:t>Eulerkreis wenn ein geschlo</w:t>
      </w:r>
      <w:r w:rsidR="00E368AB">
        <w:rPr>
          <w:rFonts w:ascii="Calibri" w:eastAsia="Calibri" w:hAnsi="Calibri" w:cs="Calibri"/>
          <w:sz w:val="27"/>
          <w:szCs w:val="27"/>
        </w:rPr>
        <w:t>ss</w:t>
      </w:r>
      <w:r w:rsidRPr="08056B30">
        <w:rPr>
          <w:rFonts w:ascii="Calibri" w:eastAsia="Calibri" w:hAnsi="Calibri" w:cs="Calibri"/>
          <w:sz w:val="27"/>
          <w:szCs w:val="27"/>
        </w:rPr>
        <w:t xml:space="preserve">ener </w:t>
      </w:r>
      <w:proofErr w:type="spellStart"/>
      <w:r w:rsidRPr="08056B30">
        <w:rPr>
          <w:rFonts w:ascii="Calibri" w:eastAsia="Calibri" w:hAnsi="Calibri" w:cs="Calibri"/>
          <w:sz w:val="27"/>
          <w:szCs w:val="27"/>
        </w:rPr>
        <w:t>Eulerweg</w:t>
      </w:r>
      <w:proofErr w:type="spellEnd"/>
      <w:r w:rsidRPr="08056B30">
        <w:rPr>
          <w:rFonts w:ascii="Calibri" w:eastAsia="Calibri" w:hAnsi="Calibri" w:cs="Calibri"/>
          <w:sz w:val="27"/>
          <w:szCs w:val="27"/>
        </w:rPr>
        <w:t xml:space="preserve"> existiert</w:t>
      </w:r>
    </w:p>
    <w:p w14:paraId="693CB7BF" w14:textId="4A3C361F" w:rsidR="563156BA" w:rsidRDefault="563156BA" w:rsidP="563156BA">
      <w:pPr>
        <w:rPr>
          <w:sz w:val="27"/>
          <w:szCs w:val="27"/>
        </w:rPr>
      </w:pPr>
    </w:p>
    <w:p w14:paraId="504E2CE8" w14:textId="77777777" w:rsidR="00E80A50" w:rsidRDefault="00E80A50" w:rsidP="00E80A50">
      <w:pPr>
        <w:pStyle w:val="Listenabsatz"/>
        <w:numPr>
          <w:ilvl w:val="0"/>
          <w:numId w:val="28"/>
        </w:numPr>
        <w:rPr>
          <w:sz w:val="27"/>
          <w:szCs w:val="27"/>
        </w:rPr>
      </w:pPr>
      <w:r>
        <w:rPr>
          <w:sz w:val="27"/>
          <w:szCs w:val="27"/>
        </w:rPr>
        <w:t>Für einen Eulerkreis in einem vollständigen Graphen muss die Anzahl an Knoten ungerade sein, damit die Grade aller Knoten gerade sind</w:t>
      </w:r>
    </w:p>
    <w:p w14:paraId="621DA848" w14:textId="77777777" w:rsidR="00E80A50" w:rsidRDefault="00E80A50" w:rsidP="00E80A50">
      <w:pPr>
        <w:pStyle w:val="Listenabsatz"/>
        <w:numPr>
          <w:ilvl w:val="0"/>
          <w:numId w:val="28"/>
        </w:numPr>
        <w:rPr>
          <w:sz w:val="27"/>
          <w:szCs w:val="27"/>
        </w:rPr>
      </w:pPr>
      <w:r w:rsidRPr="08056B30">
        <w:rPr>
          <w:sz w:val="27"/>
          <w:szCs w:val="27"/>
        </w:rPr>
        <w:t>Weg geschlossen</w:t>
      </w:r>
      <w:r>
        <w:rPr>
          <w:sz w:val="27"/>
          <w:szCs w:val="27"/>
        </w:rPr>
        <w:t>,</w:t>
      </w:r>
      <w:r w:rsidRPr="08056B30">
        <w:rPr>
          <w:sz w:val="27"/>
          <w:szCs w:val="27"/>
        </w:rPr>
        <w:t xml:space="preserve"> dann hat jeder Knoten eine gerade Anzahl an Degree</w:t>
      </w:r>
    </w:p>
    <w:p w14:paraId="26CDB07E" w14:textId="77777777" w:rsidR="00E80A50" w:rsidRDefault="00E80A50" w:rsidP="00E80A50">
      <w:pPr>
        <w:pStyle w:val="Listenabsatz"/>
        <w:numPr>
          <w:ilvl w:val="0"/>
          <w:numId w:val="28"/>
        </w:numPr>
        <w:rPr>
          <w:sz w:val="27"/>
          <w:szCs w:val="27"/>
        </w:rPr>
      </w:pPr>
      <w:r w:rsidRPr="08056B30">
        <w:rPr>
          <w:sz w:val="27"/>
          <w:szCs w:val="27"/>
        </w:rPr>
        <w:t>Wenn offen dann genau 2 Knoten mit ungeradem Degree, sonst kein Eulergraph</w:t>
      </w:r>
    </w:p>
    <w:p w14:paraId="3BF89F8D" w14:textId="77777777" w:rsidR="00E80A50" w:rsidRDefault="00E80A50" w:rsidP="00E80A50">
      <w:pPr>
        <w:pStyle w:val="Listenabsatz"/>
        <w:rPr>
          <w:rFonts w:eastAsiaTheme="minorEastAsia"/>
        </w:rPr>
      </w:pPr>
      <w:r>
        <w:rPr>
          <w:noProof/>
        </w:rPr>
        <w:drawing>
          <wp:inline distT="0" distB="0" distL="0" distR="0" wp14:anchorId="4C0DAC87" wp14:editId="43A09BBF">
            <wp:extent cx="4572000" cy="3162300"/>
            <wp:effectExtent l="0" t="0" r="0" b="0"/>
            <wp:docPr id="1197647888" name="Picture 1197647888"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5C3DF01A" w14:textId="075811A0" w:rsidR="00E2733C" w:rsidRPr="00063212" w:rsidRDefault="508A2125" w:rsidP="008D62C1">
      <w:pPr>
        <w:pStyle w:val="Listenabsatz"/>
        <w:numPr>
          <w:ilvl w:val="0"/>
          <w:numId w:val="50"/>
        </w:numPr>
        <w:rPr>
          <w:sz w:val="27"/>
          <w:szCs w:val="27"/>
          <w:highlight w:val="green"/>
        </w:rPr>
      </w:pPr>
      <w:r w:rsidRPr="00063212">
        <w:rPr>
          <w:rFonts w:ascii="Calibri" w:eastAsia="Calibri" w:hAnsi="Calibri" w:cs="Calibri"/>
          <w:sz w:val="27"/>
          <w:szCs w:val="27"/>
          <w:highlight w:val="green"/>
        </w:rPr>
        <w:t>Gegeben ein beliebiger Graph G, ist es hier möglich einen Eulerkreis zu konstruieren?</w:t>
      </w:r>
    </w:p>
    <w:p w14:paraId="31793E66" w14:textId="09844938" w:rsidR="00223070" w:rsidRDefault="00223070" w:rsidP="00223070">
      <w:pPr>
        <w:pStyle w:val="Listenabsatz"/>
        <w:numPr>
          <w:ilvl w:val="1"/>
          <w:numId w:val="50"/>
        </w:numPr>
        <w:rPr>
          <w:sz w:val="27"/>
          <w:szCs w:val="27"/>
        </w:rPr>
      </w:pPr>
      <w:r>
        <w:rPr>
          <w:sz w:val="27"/>
          <w:szCs w:val="27"/>
        </w:rPr>
        <w:t>Oben genannte Bedingungen prüfen (nur gerade Knotengrade)</w:t>
      </w:r>
    </w:p>
    <w:p w14:paraId="7A02C22C" w14:textId="4B979B96" w:rsidR="563156BA" w:rsidRDefault="563156BA" w:rsidP="563156BA">
      <w:pPr>
        <w:rPr>
          <w:sz w:val="27"/>
          <w:szCs w:val="27"/>
        </w:rPr>
      </w:pPr>
    </w:p>
    <w:p w14:paraId="23DA5F84" w14:textId="0A5AAF37" w:rsidR="00E2733C" w:rsidRPr="00063212" w:rsidRDefault="508A2125" w:rsidP="008D62C1">
      <w:pPr>
        <w:pStyle w:val="Listenabsatz"/>
        <w:numPr>
          <w:ilvl w:val="0"/>
          <w:numId w:val="50"/>
        </w:numPr>
        <w:rPr>
          <w:sz w:val="27"/>
          <w:szCs w:val="27"/>
          <w:highlight w:val="green"/>
        </w:rPr>
      </w:pPr>
      <w:r w:rsidRPr="00063212">
        <w:rPr>
          <w:rFonts w:ascii="Calibri" w:eastAsia="Calibri" w:hAnsi="Calibri" w:cs="Calibri"/>
          <w:sz w:val="27"/>
          <w:szCs w:val="27"/>
          <w:highlight w:val="green"/>
        </w:rPr>
        <w:t xml:space="preserve">Geben Sie, falls möglich, den </w:t>
      </w:r>
      <w:proofErr w:type="spellStart"/>
      <w:r w:rsidRPr="00063212">
        <w:rPr>
          <w:rFonts w:ascii="Calibri" w:eastAsia="Calibri" w:hAnsi="Calibri" w:cs="Calibri"/>
          <w:sz w:val="27"/>
          <w:szCs w:val="27"/>
          <w:highlight w:val="green"/>
        </w:rPr>
        <w:t>Eulerweg</w:t>
      </w:r>
      <w:proofErr w:type="spellEnd"/>
      <w:r w:rsidRPr="00063212">
        <w:rPr>
          <w:rFonts w:ascii="Calibri" w:eastAsia="Calibri" w:hAnsi="Calibri" w:cs="Calibri"/>
          <w:sz w:val="27"/>
          <w:szCs w:val="27"/>
          <w:highlight w:val="green"/>
        </w:rPr>
        <w:t xml:space="preserve"> oder Eulerkreis in Graph G (beliebiger Graph) an!</w:t>
      </w:r>
    </w:p>
    <w:p w14:paraId="4A74E4C5" w14:textId="2581D0E5" w:rsidR="00E2259A" w:rsidRPr="00E2259A" w:rsidRDefault="00E2259A" w:rsidP="00A869CC">
      <w:pPr>
        <w:pStyle w:val="Listenabsatz"/>
        <w:numPr>
          <w:ilvl w:val="1"/>
          <w:numId w:val="50"/>
        </w:numPr>
        <w:rPr>
          <w:sz w:val="27"/>
          <w:szCs w:val="27"/>
        </w:rPr>
      </w:pPr>
      <w:r>
        <w:rPr>
          <w:sz w:val="27"/>
          <w:szCs w:val="27"/>
        </w:rPr>
        <w:t>Fleury durchspielen:</w:t>
      </w:r>
    </w:p>
    <w:p w14:paraId="46FBB4F0" w14:textId="6C7D59E1" w:rsidR="00A869CC" w:rsidRPr="00A869CC" w:rsidRDefault="00A869CC" w:rsidP="00A869CC">
      <w:pPr>
        <w:pStyle w:val="Listenabsatz"/>
        <w:numPr>
          <w:ilvl w:val="1"/>
          <w:numId w:val="50"/>
        </w:numPr>
        <w:rPr>
          <w:ins w:id="2" w:author="Bugl Regina - S2010307004" w:date="2022-06-29T18:07:00Z"/>
          <w:sz w:val="27"/>
          <w:szCs w:val="27"/>
        </w:rPr>
      </w:pPr>
      <w:r>
        <w:rPr>
          <w:rFonts w:ascii="Calibri" w:eastAsia="Calibri" w:hAnsi="Calibri" w:cs="Calibri"/>
          <w:sz w:val="27"/>
          <w:szCs w:val="27"/>
        </w:rPr>
        <w:t xml:space="preserve">Zufälligen Startknoten wählen, von dort aus </w:t>
      </w:r>
      <w:r w:rsidR="00AA418E">
        <w:rPr>
          <w:rFonts w:ascii="Calibri" w:eastAsia="Calibri" w:hAnsi="Calibri" w:cs="Calibri"/>
          <w:sz w:val="27"/>
          <w:szCs w:val="27"/>
        </w:rPr>
        <w:t>zufälliger</w:t>
      </w:r>
      <w:r>
        <w:rPr>
          <w:rFonts w:ascii="Calibri" w:eastAsia="Calibri" w:hAnsi="Calibri" w:cs="Calibri"/>
          <w:sz w:val="27"/>
          <w:szCs w:val="27"/>
        </w:rPr>
        <w:t xml:space="preserve"> Kante</w:t>
      </w:r>
    </w:p>
    <w:p w14:paraId="65254AEA" w14:textId="2FE566ED" w:rsidR="4DCD2A56" w:rsidRDefault="4DCD2A56" w:rsidP="00CC691B">
      <w:pPr>
        <w:pStyle w:val="Listenabsatz"/>
        <w:numPr>
          <w:ilvl w:val="2"/>
          <w:numId w:val="50"/>
        </w:numPr>
        <w:rPr>
          <w:sz w:val="27"/>
          <w:szCs w:val="27"/>
        </w:rPr>
      </w:pPr>
      <w:ins w:id="3" w:author="Bugl Regina - S2010307004" w:date="2022-06-29T18:07:00Z">
        <w:r w:rsidRPr="4DCD2A56">
          <w:rPr>
            <w:rFonts w:ascii="Calibri" w:eastAsia="Calibri" w:hAnsi="Calibri" w:cs="Calibri"/>
            <w:sz w:val="27"/>
            <w:szCs w:val="27"/>
          </w:rPr>
          <w:t xml:space="preserve">Wenn Knoten mit ungeradem Grad </w:t>
        </w:r>
      </w:ins>
      <w:ins w:id="4" w:author="Bugl Regina - S2010307004" w:date="2022-06-29T18:08:00Z">
        <w:r w:rsidRPr="4DCD2A56">
          <w:rPr>
            <w:rFonts w:ascii="Calibri" w:eastAsia="Calibri" w:hAnsi="Calibri" w:cs="Calibri"/>
            <w:sz w:val="27"/>
            <w:szCs w:val="27"/>
          </w:rPr>
          <w:t>existieren,</w:t>
        </w:r>
      </w:ins>
      <w:ins w:id="5" w:author="Bugl Regina - S2010307004" w:date="2022-06-29T18:07:00Z">
        <w:r w:rsidRPr="4DCD2A56">
          <w:rPr>
            <w:rFonts w:ascii="Calibri" w:eastAsia="Calibri" w:hAnsi="Calibri" w:cs="Calibri"/>
            <w:sz w:val="27"/>
            <w:szCs w:val="27"/>
          </w:rPr>
          <w:t xml:space="preserve"> eignen sich diese gut al</w:t>
        </w:r>
      </w:ins>
      <w:ins w:id="6" w:author="Bugl Regina - S2010307004" w:date="2022-06-29T18:08:00Z">
        <w:r w:rsidRPr="4DCD2A56">
          <w:rPr>
            <w:rFonts w:ascii="Calibri" w:eastAsia="Calibri" w:hAnsi="Calibri" w:cs="Calibri"/>
            <w:sz w:val="27"/>
            <w:szCs w:val="27"/>
          </w:rPr>
          <w:t>s Startknoten (siehe “Haus des Nikolaus”)</w:t>
        </w:r>
      </w:ins>
    </w:p>
    <w:p w14:paraId="7E6EFE4B" w14:textId="7EA17100" w:rsidR="002B78DB" w:rsidRPr="00A869CC" w:rsidRDefault="002B78DB" w:rsidP="00A869CC">
      <w:pPr>
        <w:pStyle w:val="Listenabsatz"/>
        <w:numPr>
          <w:ilvl w:val="1"/>
          <w:numId w:val="50"/>
        </w:numPr>
        <w:rPr>
          <w:sz w:val="27"/>
          <w:szCs w:val="27"/>
        </w:rPr>
      </w:pPr>
      <w:r>
        <w:rPr>
          <w:rFonts w:ascii="Calibri" w:eastAsia="Calibri" w:hAnsi="Calibri" w:cs="Calibri"/>
          <w:sz w:val="27"/>
          <w:szCs w:val="27"/>
        </w:rPr>
        <w:t>Kante nur wählen, wenn keine Brücke</w:t>
      </w:r>
      <w:r w:rsidR="00E2259A">
        <w:rPr>
          <w:rFonts w:ascii="Calibri" w:eastAsia="Calibri" w:hAnsi="Calibri" w:cs="Calibri"/>
          <w:sz w:val="27"/>
          <w:szCs w:val="27"/>
        </w:rPr>
        <w:t xml:space="preserve"> (außer beim letzten Knoten)</w:t>
      </w:r>
    </w:p>
    <w:p w14:paraId="1638065C" w14:textId="6EC0EADE" w:rsidR="00E2259A" w:rsidRPr="00A869CC" w:rsidRDefault="00E2259A" w:rsidP="00A869CC">
      <w:pPr>
        <w:pStyle w:val="Listenabsatz"/>
        <w:numPr>
          <w:ilvl w:val="1"/>
          <w:numId w:val="50"/>
        </w:numPr>
        <w:rPr>
          <w:sz w:val="27"/>
          <w:szCs w:val="27"/>
        </w:rPr>
      </w:pPr>
      <w:r>
        <w:rPr>
          <w:rFonts w:ascii="Calibri" w:eastAsia="Calibri" w:hAnsi="Calibri" w:cs="Calibri"/>
          <w:sz w:val="27"/>
          <w:szCs w:val="27"/>
        </w:rPr>
        <w:t>Mit Knoten am anderen Ende der Kante fortfahren</w:t>
      </w:r>
    </w:p>
    <w:p w14:paraId="49A86777" w14:textId="7B4C2A82" w:rsidR="563156BA" w:rsidRDefault="563156BA" w:rsidP="563156BA">
      <w:pPr>
        <w:rPr>
          <w:sz w:val="27"/>
          <w:szCs w:val="27"/>
        </w:rPr>
      </w:pPr>
    </w:p>
    <w:p w14:paraId="351DA6AC" w14:textId="42E5151F" w:rsidR="00E2733C" w:rsidRPr="00063212" w:rsidRDefault="508A2125" w:rsidP="008D62C1">
      <w:pPr>
        <w:pStyle w:val="Listenabsatz"/>
        <w:numPr>
          <w:ilvl w:val="0"/>
          <w:numId w:val="50"/>
        </w:numPr>
        <w:rPr>
          <w:sz w:val="27"/>
          <w:szCs w:val="27"/>
          <w:highlight w:val="green"/>
        </w:rPr>
      </w:pPr>
      <w:r w:rsidRPr="00063212">
        <w:rPr>
          <w:rFonts w:ascii="Calibri" w:eastAsia="Calibri" w:hAnsi="Calibri" w:cs="Calibri"/>
          <w:sz w:val="27"/>
          <w:szCs w:val="27"/>
          <w:highlight w:val="green"/>
        </w:rPr>
        <w:t>Welche Algorithmen kennen Sie zur Berechnung von Eulerkreisen? Was sind die Unterschiede?</w:t>
      </w:r>
    </w:p>
    <w:p w14:paraId="275ED72E" w14:textId="3FC28DE8" w:rsidR="00D41657" w:rsidRDefault="00D41657" w:rsidP="00D41657">
      <w:pPr>
        <w:pStyle w:val="Listenabsatz"/>
        <w:numPr>
          <w:ilvl w:val="0"/>
          <w:numId w:val="31"/>
        </w:numPr>
        <w:rPr>
          <w:sz w:val="27"/>
          <w:szCs w:val="27"/>
        </w:rPr>
      </w:pPr>
      <w:r w:rsidRPr="00D41657">
        <w:rPr>
          <w:b/>
          <w:bCs/>
          <w:sz w:val="27"/>
          <w:szCs w:val="27"/>
        </w:rPr>
        <w:lastRenderedPageBreak/>
        <w:t>Zwiebelschalen-Algorithmus</w:t>
      </w:r>
      <w:r>
        <w:rPr>
          <w:sz w:val="27"/>
          <w:szCs w:val="27"/>
        </w:rPr>
        <w:t xml:space="preserve"> (wurde in VO nicht besprochen)</w:t>
      </w:r>
    </w:p>
    <w:p w14:paraId="651CB9C9" w14:textId="00D82BAF" w:rsidR="563156BA" w:rsidRDefault="08056B30" w:rsidP="008D62C1">
      <w:pPr>
        <w:pStyle w:val="Listenabsatz"/>
        <w:numPr>
          <w:ilvl w:val="0"/>
          <w:numId w:val="31"/>
        </w:numPr>
        <w:rPr>
          <w:rFonts w:eastAsiaTheme="minorEastAsia"/>
          <w:b/>
          <w:bCs/>
          <w:sz w:val="27"/>
          <w:szCs w:val="27"/>
        </w:rPr>
      </w:pPr>
      <w:r w:rsidRPr="08056B30">
        <w:rPr>
          <w:b/>
          <w:bCs/>
          <w:sz w:val="27"/>
          <w:szCs w:val="27"/>
        </w:rPr>
        <w:t>Fleury Algorithmus</w:t>
      </w:r>
    </w:p>
    <w:p w14:paraId="35A4BE74" w14:textId="23C21598" w:rsidR="563156BA" w:rsidRDefault="08056B30" w:rsidP="008D62C1">
      <w:pPr>
        <w:pStyle w:val="Listenabsatz"/>
        <w:numPr>
          <w:ilvl w:val="1"/>
          <w:numId w:val="31"/>
        </w:numPr>
        <w:rPr>
          <w:rFonts w:eastAsiaTheme="minorEastAsia"/>
          <w:b/>
          <w:bCs/>
          <w:sz w:val="27"/>
          <w:szCs w:val="27"/>
        </w:rPr>
      </w:pPr>
      <w:r w:rsidRPr="08056B30">
        <w:rPr>
          <w:sz w:val="27"/>
          <w:szCs w:val="27"/>
        </w:rPr>
        <w:t>Findet Eulerkreis</w:t>
      </w:r>
    </w:p>
    <w:p w14:paraId="50823B77" w14:textId="409FB01D" w:rsidR="563156BA" w:rsidRDefault="08056B30" w:rsidP="008D62C1">
      <w:pPr>
        <w:pStyle w:val="Listenabsatz"/>
        <w:numPr>
          <w:ilvl w:val="1"/>
          <w:numId w:val="31"/>
        </w:numPr>
        <w:rPr>
          <w:b/>
          <w:bCs/>
          <w:sz w:val="27"/>
          <w:szCs w:val="27"/>
        </w:rPr>
      </w:pPr>
      <w:r w:rsidRPr="08056B30">
        <w:rPr>
          <w:sz w:val="27"/>
          <w:szCs w:val="27"/>
        </w:rPr>
        <w:t>muss zusammenhängender Graph sein</w:t>
      </w:r>
    </w:p>
    <w:p w14:paraId="3600D505" w14:textId="00A48419" w:rsidR="563156BA" w:rsidRDefault="08056B30" w:rsidP="008D62C1">
      <w:pPr>
        <w:pStyle w:val="Listenabsatz"/>
        <w:numPr>
          <w:ilvl w:val="1"/>
          <w:numId w:val="31"/>
        </w:numPr>
        <w:rPr>
          <w:b/>
          <w:bCs/>
          <w:sz w:val="27"/>
          <w:szCs w:val="27"/>
        </w:rPr>
      </w:pPr>
      <w:r w:rsidRPr="08056B30">
        <w:rPr>
          <w:sz w:val="27"/>
          <w:szCs w:val="27"/>
        </w:rPr>
        <w:t>Initialisiere alle Kanten in Menge F, Lösungsmenge der Kanten ist leer</w:t>
      </w:r>
    </w:p>
    <w:p w14:paraId="3791EA5C" w14:textId="69079229" w:rsidR="563156BA" w:rsidRDefault="08056B30" w:rsidP="008D62C1">
      <w:pPr>
        <w:pStyle w:val="Listenabsatz"/>
        <w:numPr>
          <w:ilvl w:val="1"/>
          <w:numId w:val="31"/>
        </w:numPr>
        <w:rPr>
          <w:b/>
          <w:bCs/>
          <w:sz w:val="27"/>
          <w:szCs w:val="27"/>
        </w:rPr>
      </w:pPr>
      <w:r w:rsidRPr="08056B30">
        <w:rPr>
          <w:sz w:val="27"/>
          <w:szCs w:val="27"/>
        </w:rPr>
        <w:t xml:space="preserve">Wir beginnen bei Zufallsknoten und wählen Zufallskante </w:t>
      </w:r>
    </w:p>
    <w:p w14:paraId="7257E5D3" w14:textId="5DEEC049" w:rsidR="563156BA" w:rsidRDefault="08056B30" w:rsidP="008D62C1">
      <w:pPr>
        <w:pStyle w:val="Listenabsatz"/>
        <w:numPr>
          <w:ilvl w:val="1"/>
          <w:numId w:val="31"/>
        </w:numPr>
        <w:rPr>
          <w:b/>
          <w:bCs/>
          <w:sz w:val="27"/>
          <w:szCs w:val="27"/>
        </w:rPr>
      </w:pPr>
      <w:r w:rsidRPr="08056B30">
        <w:rPr>
          <w:sz w:val="27"/>
          <w:szCs w:val="27"/>
        </w:rPr>
        <w:t>entferne Kante aus Menge F und gib zur Lösungsmenge hinzu</w:t>
      </w:r>
      <w:r w:rsidR="00DE7E6F">
        <w:rPr>
          <w:sz w:val="27"/>
          <w:szCs w:val="27"/>
        </w:rPr>
        <w:t xml:space="preserve"> (falls KEINE BRÜCKE)</w:t>
      </w:r>
    </w:p>
    <w:p w14:paraId="0060DECD" w14:textId="77CF0879" w:rsidR="563156BA" w:rsidRDefault="08056B30" w:rsidP="008D62C1">
      <w:pPr>
        <w:pStyle w:val="Listenabsatz"/>
        <w:numPr>
          <w:ilvl w:val="1"/>
          <w:numId w:val="31"/>
        </w:numPr>
        <w:rPr>
          <w:b/>
          <w:bCs/>
          <w:sz w:val="27"/>
          <w:szCs w:val="27"/>
        </w:rPr>
      </w:pPr>
      <w:r w:rsidRPr="08056B30">
        <w:rPr>
          <w:sz w:val="27"/>
          <w:szCs w:val="27"/>
        </w:rPr>
        <w:t>neuer Knoten ist Ende von Kante</w:t>
      </w:r>
    </w:p>
    <w:p w14:paraId="1AF2B0D5" w14:textId="7789AD7F" w:rsidR="563156BA" w:rsidRDefault="08056B30" w:rsidP="008D62C1">
      <w:pPr>
        <w:pStyle w:val="Listenabsatz"/>
        <w:numPr>
          <w:ilvl w:val="1"/>
          <w:numId w:val="31"/>
        </w:numPr>
        <w:rPr>
          <w:rFonts w:eastAsiaTheme="minorEastAsia"/>
          <w:sz w:val="27"/>
          <w:szCs w:val="27"/>
        </w:rPr>
      </w:pPr>
      <w:r w:rsidRPr="08056B30">
        <w:rPr>
          <w:sz w:val="27"/>
          <w:szCs w:val="27"/>
        </w:rPr>
        <w:t>wiederhole Schritte</w:t>
      </w:r>
    </w:p>
    <w:p w14:paraId="4D36516C" w14:textId="35FA7986" w:rsidR="563156BA" w:rsidRDefault="08056B30" w:rsidP="08056B30">
      <w:pPr>
        <w:ind w:left="708"/>
      </w:pPr>
      <w:r>
        <w:rPr>
          <w:noProof/>
        </w:rPr>
        <w:drawing>
          <wp:inline distT="0" distB="0" distL="0" distR="0" wp14:anchorId="636C9855" wp14:editId="2CB12A75">
            <wp:extent cx="4572000" cy="2571750"/>
            <wp:effectExtent l="0" t="0" r="0" b="0"/>
            <wp:docPr id="1019023288" name="Picture 101902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66B7BF2" w14:textId="39716727" w:rsidR="563156BA" w:rsidRDefault="08056B30" w:rsidP="008D62C1">
      <w:pPr>
        <w:pStyle w:val="Listenabsatz"/>
        <w:numPr>
          <w:ilvl w:val="0"/>
          <w:numId w:val="31"/>
        </w:numPr>
        <w:rPr>
          <w:rFonts w:eastAsiaTheme="minorEastAsia"/>
          <w:b/>
          <w:bCs/>
          <w:sz w:val="27"/>
          <w:szCs w:val="27"/>
        </w:rPr>
      </w:pPr>
      <w:r w:rsidRPr="08056B30">
        <w:rPr>
          <w:b/>
          <w:bCs/>
          <w:sz w:val="27"/>
          <w:szCs w:val="27"/>
        </w:rPr>
        <w:t>Hierholzer Algorithmus</w:t>
      </w:r>
      <w:r w:rsidR="00974BCF">
        <w:rPr>
          <w:b/>
          <w:bCs/>
          <w:sz w:val="27"/>
          <w:szCs w:val="27"/>
        </w:rPr>
        <w:t xml:space="preserve"> (nicht im Skriptum)</w:t>
      </w:r>
    </w:p>
    <w:p w14:paraId="3B821A2F" w14:textId="7070CF64" w:rsidR="563156BA" w:rsidRDefault="08056B30" w:rsidP="008D62C1">
      <w:pPr>
        <w:pStyle w:val="Listenabsatz"/>
        <w:numPr>
          <w:ilvl w:val="1"/>
          <w:numId w:val="31"/>
        </w:numPr>
        <w:rPr>
          <w:b/>
          <w:bCs/>
          <w:sz w:val="27"/>
          <w:szCs w:val="27"/>
        </w:rPr>
      </w:pPr>
      <w:r w:rsidRPr="08056B30">
        <w:rPr>
          <w:sz w:val="27"/>
          <w:szCs w:val="27"/>
        </w:rPr>
        <w:t xml:space="preserve">identifiziert Zyklen und hängt diese </w:t>
      </w:r>
      <w:r w:rsidR="00C02304">
        <w:rPr>
          <w:sz w:val="27"/>
          <w:szCs w:val="27"/>
        </w:rPr>
        <w:t>z</w:t>
      </w:r>
      <w:r w:rsidRPr="08056B30">
        <w:rPr>
          <w:sz w:val="27"/>
          <w:szCs w:val="27"/>
        </w:rPr>
        <w:t>usammen</w:t>
      </w:r>
    </w:p>
    <w:p w14:paraId="636C857F" w14:textId="7CBA9FA3" w:rsidR="563156BA" w:rsidRDefault="08056B30" w:rsidP="008D62C1">
      <w:pPr>
        <w:pStyle w:val="Listenabsatz"/>
        <w:numPr>
          <w:ilvl w:val="1"/>
          <w:numId w:val="31"/>
        </w:numPr>
        <w:rPr>
          <w:b/>
          <w:bCs/>
          <w:sz w:val="27"/>
          <w:szCs w:val="27"/>
        </w:rPr>
      </w:pPr>
      <w:r w:rsidRPr="08056B30">
        <w:rPr>
          <w:sz w:val="27"/>
          <w:szCs w:val="27"/>
        </w:rPr>
        <w:t>basiert auf Tiefensuche</w:t>
      </w:r>
    </w:p>
    <w:p w14:paraId="73CAD59C" w14:textId="501FA6D1" w:rsidR="563156BA" w:rsidRDefault="08056B30" w:rsidP="008D62C1">
      <w:pPr>
        <w:pStyle w:val="Listenabsatz"/>
        <w:numPr>
          <w:ilvl w:val="1"/>
          <w:numId w:val="31"/>
        </w:numPr>
        <w:rPr>
          <w:b/>
          <w:bCs/>
          <w:sz w:val="27"/>
          <w:szCs w:val="27"/>
        </w:rPr>
      </w:pPr>
      <w:r w:rsidRPr="08056B30">
        <w:rPr>
          <w:sz w:val="27"/>
          <w:szCs w:val="27"/>
        </w:rPr>
        <w:t>alle Knoten weg dann Knotenliste</w:t>
      </w:r>
    </w:p>
    <w:p w14:paraId="2AE21F5D" w14:textId="420359A9" w:rsidR="563156BA" w:rsidRDefault="08056B30" w:rsidP="008D62C1">
      <w:pPr>
        <w:pStyle w:val="Listenabsatz"/>
        <w:numPr>
          <w:ilvl w:val="2"/>
          <w:numId w:val="31"/>
        </w:numPr>
        <w:rPr>
          <w:b/>
          <w:bCs/>
          <w:sz w:val="27"/>
          <w:szCs w:val="27"/>
        </w:rPr>
      </w:pPr>
      <w:r w:rsidRPr="08056B30">
        <w:rPr>
          <w:sz w:val="27"/>
          <w:szCs w:val="27"/>
        </w:rPr>
        <w:t>wird als zwei Stack aufgebaut, temporä</w:t>
      </w:r>
      <w:r w:rsidR="00DE7E6F">
        <w:rPr>
          <w:sz w:val="27"/>
          <w:szCs w:val="27"/>
        </w:rPr>
        <w:t>r</w:t>
      </w:r>
      <w:r w:rsidRPr="08056B30">
        <w:rPr>
          <w:sz w:val="27"/>
          <w:szCs w:val="27"/>
        </w:rPr>
        <w:t xml:space="preserve"> und </w:t>
      </w:r>
      <w:proofErr w:type="spellStart"/>
      <w:r w:rsidRPr="08056B30">
        <w:rPr>
          <w:sz w:val="27"/>
          <w:szCs w:val="27"/>
        </w:rPr>
        <w:t>euler</w:t>
      </w:r>
      <w:proofErr w:type="spellEnd"/>
    </w:p>
    <w:p w14:paraId="24381D79" w14:textId="688C4E05" w:rsidR="563156BA" w:rsidRDefault="08056B30" w:rsidP="008D62C1">
      <w:pPr>
        <w:pStyle w:val="Listenabsatz"/>
        <w:numPr>
          <w:ilvl w:val="2"/>
          <w:numId w:val="31"/>
        </w:numPr>
        <w:rPr>
          <w:b/>
          <w:bCs/>
          <w:sz w:val="27"/>
          <w:szCs w:val="27"/>
        </w:rPr>
      </w:pPr>
      <w:r w:rsidRPr="08056B30">
        <w:rPr>
          <w:sz w:val="27"/>
          <w:szCs w:val="27"/>
        </w:rPr>
        <w:t>wir nehmen Knoten und entfernen alle seine Kanten, dann hängen wir ihn dazu</w:t>
      </w:r>
    </w:p>
    <w:p w14:paraId="4B6CB4F8" w14:textId="086AF9BC" w:rsidR="563156BA" w:rsidRDefault="08056B30" w:rsidP="008D62C1">
      <w:pPr>
        <w:pStyle w:val="Listenabsatz"/>
        <w:numPr>
          <w:ilvl w:val="2"/>
          <w:numId w:val="31"/>
        </w:numPr>
        <w:rPr>
          <w:b/>
          <w:bCs/>
          <w:sz w:val="27"/>
          <w:szCs w:val="27"/>
        </w:rPr>
      </w:pPr>
      <w:r w:rsidRPr="08056B30">
        <w:rPr>
          <w:sz w:val="27"/>
          <w:szCs w:val="27"/>
        </w:rPr>
        <w:t>wenn wir nicht alle Kanten aus dem Knoten löschen konnten</w:t>
      </w:r>
      <w:r w:rsidR="00A26850">
        <w:rPr>
          <w:sz w:val="27"/>
          <w:szCs w:val="27"/>
        </w:rPr>
        <w:t>,</w:t>
      </w:r>
      <w:r w:rsidRPr="08056B30">
        <w:rPr>
          <w:sz w:val="27"/>
          <w:szCs w:val="27"/>
        </w:rPr>
        <w:t xml:space="preserve"> nimm einen Random Nachbarn und wiederhole die Schritte</w:t>
      </w:r>
    </w:p>
    <w:p w14:paraId="5EC0191E" w14:textId="43A82B57" w:rsidR="563156BA" w:rsidRDefault="08056B30" w:rsidP="008D62C1">
      <w:pPr>
        <w:pStyle w:val="Listenabsatz"/>
        <w:numPr>
          <w:ilvl w:val="2"/>
          <w:numId w:val="31"/>
        </w:numPr>
        <w:rPr>
          <w:b/>
          <w:bCs/>
          <w:sz w:val="27"/>
          <w:szCs w:val="27"/>
        </w:rPr>
      </w:pPr>
      <w:r w:rsidRPr="08056B30">
        <w:rPr>
          <w:sz w:val="27"/>
          <w:szCs w:val="27"/>
        </w:rPr>
        <w:t>nur Knoten ohne Nachbar kommt in Euler Stack</w:t>
      </w:r>
    </w:p>
    <w:p w14:paraId="045FDCD9" w14:textId="4E3E5598" w:rsidR="563156BA" w:rsidRDefault="08056B30" w:rsidP="008D62C1">
      <w:pPr>
        <w:pStyle w:val="Listenabsatz"/>
        <w:numPr>
          <w:ilvl w:val="1"/>
          <w:numId w:val="31"/>
        </w:numPr>
        <w:rPr>
          <w:rFonts w:eastAsiaTheme="minorEastAsia"/>
          <w:sz w:val="27"/>
          <w:szCs w:val="27"/>
        </w:rPr>
      </w:pPr>
      <w:r w:rsidRPr="08056B30">
        <w:rPr>
          <w:sz w:val="27"/>
          <w:szCs w:val="27"/>
        </w:rPr>
        <w:t>rekursiv, viel komplexer</w:t>
      </w:r>
    </w:p>
    <w:p w14:paraId="717ACEF2" w14:textId="31AF1CC7" w:rsidR="563156BA" w:rsidRDefault="563156BA" w:rsidP="563156BA">
      <w:pPr>
        <w:rPr>
          <w:sz w:val="27"/>
          <w:szCs w:val="27"/>
        </w:rPr>
      </w:pPr>
    </w:p>
    <w:p w14:paraId="115140D8" w14:textId="2556C5AF" w:rsidR="00E2733C" w:rsidRPr="00063212" w:rsidRDefault="508A2125" w:rsidP="008D62C1">
      <w:pPr>
        <w:pStyle w:val="Listenabsatz"/>
        <w:numPr>
          <w:ilvl w:val="0"/>
          <w:numId w:val="50"/>
        </w:numPr>
        <w:rPr>
          <w:sz w:val="27"/>
          <w:szCs w:val="27"/>
          <w:highlight w:val="green"/>
        </w:rPr>
      </w:pPr>
      <w:r w:rsidRPr="00063212">
        <w:rPr>
          <w:rFonts w:ascii="Calibri" w:eastAsia="Calibri" w:hAnsi="Calibri" w:cs="Calibri"/>
          <w:sz w:val="27"/>
          <w:szCs w:val="27"/>
          <w:highlight w:val="green"/>
        </w:rPr>
        <w:lastRenderedPageBreak/>
        <w:t>Gegeben der Fleury Algorithmus in folgendem Zustand und nebenstehender Graph mit Kanten E \ F. Welche Kante würde als nächstes ausgewählt und warum?</w:t>
      </w:r>
    </w:p>
    <w:p w14:paraId="2A6FA3C2" w14:textId="70D9AA7C" w:rsidR="00C171B7" w:rsidRDefault="00C171B7" w:rsidP="00C171B7">
      <w:pPr>
        <w:pStyle w:val="Listenabsatz"/>
        <w:numPr>
          <w:ilvl w:val="1"/>
          <w:numId w:val="50"/>
        </w:numPr>
        <w:rPr>
          <w:sz w:val="27"/>
          <w:szCs w:val="27"/>
        </w:rPr>
      </w:pPr>
      <w:r>
        <w:rPr>
          <w:rFonts w:ascii="Calibri" w:eastAsia="Calibri" w:hAnsi="Calibri" w:cs="Calibri"/>
          <w:sz w:val="27"/>
          <w:szCs w:val="27"/>
        </w:rPr>
        <w:t>Auf Brücken achten!</w:t>
      </w:r>
    </w:p>
    <w:p w14:paraId="068DB533" w14:textId="1E63EC7B" w:rsidR="563156BA" w:rsidRDefault="563156BA" w:rsidP="563156BA">
      <w:pPr>
        <w:rPr>
          <w:sz w:val="27"/>
          <w:szCs w:val="27"/>
        </w:rPr>
      </w:pPr>
    </w:p>
    <w:p w14:paraId="4B8887C8" w14:textId="7501D571" w:rsidR="604A6326" w:rsidRDefault="508A2125" w:rsidP="008D62C1">
      <w:pPr>
        <w:pStyle w:val="Listenabsatz"/>
        <w:numPr>
          <w:ilvl w:val="0"/>
          <w:numId w:val="50"/>
        </w:numPr>
        <w:rPr>
          <w:sz w:val="27"/>
          <w:szCs w:val="27"/>
        </w:rPr>
      </w:pPr>
      <w:r w:rsidRPr="00063212">
        <w:rPr>
          <w:rFonts w:ascii="Calibri" w:eastAsia="Calibri" w:hAnsi="Calibri" w:cs="Calibri"/>
          <w:b/>
          <w:bCs/>
          <w:sz w:val="27"/>
          <w:szCs w:val="27"/>
          <w:highlight w:val="green"/>
        </w:rPr>
        <w:t>Bei der Auswahl der nächsten Kante im Fleury Algorithmus muss eine mögliche Brücke immer zuletzt gewählt werden? Wie</w:t>
      </w:r>
      <w:r w:rsidR="004E40F5" w:rsidRPr="00063212">
        <w:rPr>
          <w:rFonts w:ascii="Calibri" w:eastAsia="Calibri" w:hAnsi="Calibri" w:cs="Calibri"/>
          <w:b/>
          <w:bCs/>
          <w:sz w:val="27"/>
          <w:szCs w:val="27"/>
          <w:highlight w:val="green"/>
        </w:rPr>
        <w:t xml:space="preserve"> </w:t>
      </w:r>
      <w:r w:rsidRPr="00063212">
        <w:rPr>
          <w:rFonts w:ascii="Calibri" w:eastAsia="Calibri" w:hAnsi="Calibri" w:cs="Calibri"/>
          <w:b/>
          <w:bCs/>
          <w:sz w:val="27"/>
          <w:szCs w:val="27"/>
          <w:highlight w:val="green"/>
        </w:rPr>
        <w:t>viele solcher Brücken kann es ausgehend von ein und demselben Knoten maximal geben (unter der Annahme, dass der Graph eulersch ist)?</w:t>
      </w:r>
      <w:r w:rsidRPr="79DC46C6">
        <w:rPr>
          <w:rFonts w:ascii="Calibri" w:eastAsia="Calibri" w:hAnsi="Calibri" w:cs="Calibri"/>
          <w:sz w:val="27"/>
          <w:szCs w:val="27"/>
        </w:rPr>
        <w:t xml:space="preserve"> </w:t>
      </w:r>
      <w:r w:rsidRPr="79DC46C6">
        <w:rPr>
          <w:rFonts w:ascii="Calibri" w:eastAsia="Calibri" w:hAnsi="Calibri" w:cs="Calibri"/>
          <w:color w:val="FF0000"/>
          <w:sz w:val="27"/>
          <w:szCs w:val="27"/>
        </w:rPr>
        <w:t>(BITTE FEEDBACK)</w:t>
      </w:r>
      <w:r w:rsidR="00E50367">
        <w:rPr>
          <w:rFonts w:ascii="Calibri" w:eastAsia="Calibri" w:hAnsi="Calibri" w:cs="Calibri"/>
          <w:color w:val="FF0000"/>
          <w:sz w:val="27"/>
          <w:szCs w:val="27"/>
        </w:rPr>
        <w:t xml:space="preserve"> danke</w:t>
      </w:r>
      <w:r w:rsidR="00A00F37">
        <w:rPr>
          <w:rFonts w:ascii="Calibri" w:eastAsia="Calibri" w:hAnsi="Calibri" w:cs="Calibri"/>
          <w:color w:val="FF0000"/>
          <w:sz w:val="27"/>
          <w:szCs w:val="27"/>
        </w:rPr>
        <w:t xml:space="preserve"> </w:t>
      </w:r>
    </w:p>
    <w:p w14:paraId="723600D3" w14:textId="1CD42C0C" w:rsidR="004E0874" w:rsidRDefault="004E0874" w:rsidP="008D62C1">
      <w:pPr>
        <w:pStyle w:val="Listenabsatz"/>
        <w:numPr>
          <w:ilvl w:val="0"/>
          <w:numId w:val="30"/>
        </w:numPr>
        <w:rPr>
          <w:rFonts w:eastAsiaTheme="minorEastAsia"/>
          <w:sz w:val="27"/>
          <w:szCs w:val="27"/>
        </w:rPr>
      </w:pPr>
      <w:r w:rsidRPr="004E0874">
        <w:rPr>
          <w:rFonts w:eastAsiaTheme="minorEastAsia"/>
          <w:sz w:val="27"/>
          <w:szCs w:val="27"/>
        </w:rPr>
        <w:t xml:space="preserve">Während dem Durchlaufen des Graphen darf der aktuelle Knoten maximal </w:t>
      </w:r>
      <w:r w:rsidRPr="2E3E75C7">
        <w:rPr>
          <w:rFonts w:eastAsiaTheme="minorEastAsia"/>
          <w:sz w:val="27"/>
          <w:szCs w:val="27"/>
          <w:u w:val="single"/>
        </w:rPr>
        <w:t>eine</w:t>
      </w:r>
      <w:r w:rsidRPr="004E0874">
        <w:rPr>
          <w:rFonts w:eastAsiaTheme="minorEastAsia"/>
          <w:sz w:val="27"/>
          <w:szCs w:val="27"/>
        </w:rPr>
        <w:t xml:space="preserve"> Brücke haben</w:t>
      </w:r>
    </w:p>
    <w:p w14:paraId="3406D3C4" w14:textId="6B9D1645" w:rsidR="004E0874" w:rsidRPr="004E0874" w:rsidRDefault="00182CC5" w:rsidP="004E0874">
      <w:pPr>
        <w:pStyle w:val="Listenabsatz"/>
        <w:numPr>
          <w:ilvl w:val="0"/>
          <w:numId w:val="30"/>
        </w:numPr>
        <w:rPr>
          <w:rFonts w:eastAsiaTheme="minorEastAsia"/>
          <w:sz w:val="27"/>
          <w:szCs w:val="27"/>
        </w:rPr>
      </w:pPr>
      <w:r>
        <w:rPr>
          <w:rFonts w:eastAsiaTheme="minorEastAsia"/>
          <w:sz w:val="27"/>
          <w:szCs w:val="27"/>
        </w:rPr>
        <w:t>Im Eulergraph selbst darf</w:t>
      </w:r>
      <w:r w:rsidR="004E0874">
        <w:rPr>
          <w:rFonts w:eastAsiaTheme="minorEastAsia"/>
          <w:sz w:val="27"/>
          <w:szCs w:val="27"/>
        </w:rPr>
        <w:t xml:space="preserve"> keine Brücke existieren (Ansonsten kann kein Eulerkreis enthalten sein, </w:t>
      </w:r>
      <w:r>
        <w:rPr>
          <w:rFonts w:eastAsiaTheme="minorEastAsia"/>
          <w:sz w:val="27"/>
          <w:szCs w:val="27"/>
        </w:rPr>
        <w:t>denn</w:t>
      </w:r>
      <w:r w:rsidR="004E0874">
        <w:rPr>
          <w:rFonts w:eastAsiaTheme="minorEastAsia"/>
          <w:sz w:val="27"/>
          <w:szCs w:val="27"/>
        </w:rPr>
        <w:t xml:space="preserve"> dann wäre es nur ein Eulerpfad und somit </w:t>
      </w:r>
      <w:r>
        <w:rPr>
          <w:rFonts w:eastAsiaTheme="minorEastAsia"/>
          <w:sz w:val="27"/>
          <w:szCs w:val="27"/>
        </w:rPr>
        <w:t xml:space="preserve">auch </w:t>
      </w:r>
      <w:r w:rsidR="004E0874">
        <w:rPr>
          <w:rFonts w:eastAsiaTheme="minorEastAsia"/>
          <w:sz w:val="27"/>
          <w:szCs w:val="27"/>
        </w:rPr>
        <w:t>kein Euler</w:t>
      </w:r>
      <w:r w:rsidR="00BD3878">
        <w:rPr>
          <w:rFonts w:eastAsiaTheme="minorEastAsia"/>
          <w:sz w:val="27"/>
          <w:szCs w:val="27"/>
        </w:rPr>
        <w:t>graph</w:t>
      </w:r>
      <w:r w:rsidR="004E0874">
        <w:rPr>
          <w:rFonts w:eastAsiaTheme="minorEastAsia"/>
          <w:sz w:val="27"/>
          <w:szCs w:val="27"/>
        </w:rPr>
        <w:t xml:space="preserve"> mehr)</w:t>
      </w:r>
    </w:p>
    <w:p w14:paraId="614E92C0" w14:textId="65773126" w:rsidR="00182CC5" w:rsidRPr="00182CC5" w:rsidRDefault="00182CC5" w:rsidP="00182CC5">
      <w:pPr>
        <w:pStyle w:val="Listenabsatz"/>
        <w:numPr>
          <w:ilvl w:val="0"/>
          <w:numId w:val="30"/>
        </w:numPr>
        <w:rPr>
          <w:sz w:val="27"/>
          <w:szCs w:val="27"/>
        </w:rPr>
      </w:pPr>
      <w:r>
        <w:rPr>
          <w:sz w:val="27"/>
          <w:szCs w:val="27"/>
        </w:rPr>
        <w:t>In einem normalen Graphen kann es so viele Brücken geben</w:t>
      </w:r>
      <w:r w:rsidR="00C43DA3">
        <w:rPr>
          <w:sz w:val="27"/>
          <w:szCs w:val="27"/>
        </w:rPr>
        <w:t>,</w:t>
      </w:r>
      <w:r>
        <w:rPr>
          <w:sz w:val="27"/>
          <w:szCs w:val="27"/>
        </w:rPr>
        <w:t xml:space="preserve"> wie es Kanten gibt</w:t>
      </w:r>
    </w:p>
    <w:p w14:paraId="6BBEDC66" w14:textId="77777777" w:rsidR="00606545" w:rsidRPr="00606545" w:rsidRDefault="00606545" w:rsidP="00606545">
      <w:pPr>
        <w:rPr>
          <w:sz w:val="27"/>
          <w:szCs w:val="27"/>
        </w:rPr>
      </w:pPr>
    </w:p>
    <w:p w14:paraId="5940F77D" w14:textId="393DC04D"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Was bedeutet es, wenn ein Graph die Hamilton Eigenschaft besitzt?</w:t>
      </w:r>
    </w:p>
    <w:p w14:paraId="7EEEC989" w14:textId="1397F943" w:rsidR="08056B30" w:rsidRDefault="002104DC" w:rsidP="008D62C1">
      <w:pPr>
        <w:pStyle w:val="Listenabsatz"/>
        <w:numPr>
          <w:ilvl w:val="0"/>
          <w:numId w:val="29"/>
        </w:numPr>
        <w:rPr>
          <w:b/>
          <w:bCs/>
          <w:sz w:val="27"/>
          <w:szCs w:val="27"/>
        </w:rPr>
      </w:pPr>
      <w:r>
        <w:rPr>
          <w:sz w:val="27"/>
          <w:szCs w:val="27"/>
        </w:rPr>
        <w:t xml:space="preserve">Es gibt </w:t>
      </w:r>
      <w:r w:rsidR="001E401C">
        <w:rPr>
          <w:sz w:val="27"/>
          <w:szCs w:val="27"/>
        </w:rPr>
        <w:t xml:space="preserve">einen </w:t>
      </w:r>
      <w:r w:rsidR="08056B30" w:rsidRPr="08056B30">
        <w:rPr>
          <w:sz w:val="27"/>
          <w:szCs w:val="27"/>
        </w:rPr>
        <w:t>Pfad</w:t>
      </w:r>
      <w:r w:rsidR="001E401C">
        <w:rPr>
          <w:sz w:val="27"/>
          <w:szCs w:val="27"/>
        </w:rPr>
        <w:t>,</w:t>
      </w:r>
      <w:r w:rsidR="08056B30" w:rsidRPr="08056B30">
        <w:rPr>
          <w:sz w:val="27"/>
          <w:szCs w:val="27"/>
        </w:rPr>
        <w:t xml:space="preserve"> der jeden Knoten genau einmal </w:t>
      </w:r>
      <w:r w:rsidR="00CB2FC1">
        <w:rPr>
          <w:sz w:val="27"/>
          <w:szCs w:val="27"/>
        </w:rPr>
        <w:t>enthält</w:t>
      </w:r>
    </w:p>
    <w:p w14:paraId="72D191E2" w14:textId="33CBDD02" w:rsidR="08056B30" w:rsidRDefault="00E521EB" w:rsidP="008D62C1">
      <w:pPr>
        <w:pStyle w:val="Listenabsatz"/>
        <w:numPr>
          <w:ilvl w:val="0"/>
          <w:numId w:val="29"/>
        </w:numPr>
        <w:rPr>
          <w:b/>
          <w:bCs/>
          <w:sz w:val="27"/>
          <w:szCs w:val="27"/>
        </w:rPr>
      </w:pPr>
      <w:r>
        <w:rPr>
          <w:sz w:val="27"/>
          <w:szCs w:val="27"/>
        </w:rPr>
        <w:t xml:space="preserve">Hamilton-Kreis: </w:t>
      </w:r>
      <w:r w:rsidR="08056B30" w:rsidRPr="08056B30">
        <w:rPr>
          <w:sz w:val="27"/>
          <w:szCs w:val="27"/>
        </w:rPr>
        <w:t xml:space="preserve">Zyklus aller Knoten, alles einmal, </w:t>
      </w:r>
      <w:r>
        <w:rPr>
          <w:sz w:val="27"/>
          <w:szCs w:val="27"/>
        </w:rPr>
        <w:t xml:space="preserve">wir müssen nicht alle </w:t>
      </w:r>
      <w:r w:rsidR="08056B30" w:rsidRPr="08056B30">
        <w:rPr>
          <w:sz w:val="27"/>
          <w:szCs w:val="27"/>
        </w:rPr>
        <w:t xml:space="preserve">Kanten </w:t>
      </w:r>
      <w:r>
        <w:rPr>
          <w:sz w:val="27"/>
          <w:szCs w:val="27"/>
        </w:rPr>
        <w:t>verwenden</w:t>
      </w:r>
    </w:p>
    <w:p w14:paraId="3978418E" w14:textId="2EEA60BB" w:rsidR="08056B30" w:rsidRDefault="08056B30" w:rsidP="008D62C1">
      <w:pPr>
        <w:pStyle w:val="Listenabsatz"/>
        <w:numPr>
          <w:ilvl w:val="0"/>
          <w:numId w:val="29"/>
        </w:numPr>
        <w:rPr>
          <w:b/>
          <w:bCs/>
          <w:sz w:val="27"/>
          <w:szCs w:val="27"/>
        </w:rPr>
      </w:pPr>
      <w:proofErr w:type="spellStart"/>
      <w:r w:rsidRPr="08056B30">
        <w:rPr>
          <w:sz w:val="27"/>
          <w:szCs w:val="27"/>
        </w:rPr>
        <w:t>Hamiltopfad</w:t>
      </w:r>
      <w:proofErr w:type="spellEnd"/>
      <w:r w:rsidRPr="08056B30">
        <w:rPr>
          <w:sz w:val="27"/>
          <w:szCs w:val="27"/>
        </w:rPr>
        <w:t xml:space="preserve"> wird Kreis</w:t>
      </w:r>
      <w:r w:rsidR="00E521EB">
        <w:rPr>
          <w:sz w:val="27"/>
          <w:szCs w:val="27"/>
        </w:rPr>
        <w:t>,</w:t>
      </w:r>
      <w:r w:rsidRPr="08056B30">
        <w:rPr>
          <w:sz w:val="27"/>
          <w:szCs w:val="27"/>
        </w:rPr>
        <w:t xml:space="preserve"> wenn geschlossen</w:t>
      </w:r>
    </w:p>
    <w:p w14:paraId="76D6DDEF" w14:textId="029FBD64" w:rsidR="08056B30" w:rsidRDefault="08056B30" w:rsidP="008D62C1">
      <w:pPr>
        <w:pStyle w:val="Listenabsatz"/>
        <w:numPr>
          <w:ilvl w:val="0"/>
          <w:numId w:val="29"/>
        </w:numPr>
        <w:rPr>
          <w:b/>
          <w:bCs/>
          <w:sz w:val="27"/>
          <w:szCs w:val="27"/>
        </w:rPr>
      </w:pPr>
      <w:r w:rsidRPr="08056B30">
        <w:rPr>
          <w:sz w:val="27"/>
          <w:szCs w:val="27"/>
        </w:rPr>
        <w:t xml:space="preserve">gibt es einen </w:t>
      </w:r>
      <w:proofErr w:type="spellStart"/>
      <w:r w:rsidRPr="08056B30">
        <w:rPr>
          <w:sz w:val="27"/>
          <w:szCs w:val="27"/>
        </w:rPr>
        <w:t>Hamiltonkreis</w:t>
      </w:r>
      <w:proofErr w:type="spellEnd"/>
      <w:r w:rsidR="00E521EB">
        <w:rPr>
          <w:sz w:val="27"/>
          <w:szCs w:val="27"/>
        </w:rPr>
        <w:t>,</w:t>
      </w:r>
      <w:r w:rsidRPr="08056B30">
        <w:rPr>
          <w:sz w:val="27"/>
          <w:szCs w:val="27"/>
        </w:rPr>
        <w:t xml:space="preserve"> ist Graph </w:t>
      </w:r>
      <w:proofErr w:type="spellStart"/>
      <w:r w:rsidRPr="08056B30">
        <w:rPr>
          <w:sz w:val="27"/>
          <w:szCs w:val="27"/>
        </w:rPr>
        <w:t>hamiltonsch</w:t>
      </w:r>
      <w:proofErr w:type="spellEnd"/>
    </w:p>
    <w:p w14:paraId="2B1983BA" w14:textId="4F62E842" w:rsidR="006E099F" w:rsidRPr="00DD788A" w:rsidRDefault="08056B30" w:rsidP="00DD788A">
      <w:pPr>
        <w:pStyle w:val="Listenabsatz"/>
        <w:numPr>
          <w:ilvl w:val="0"/>
          <w:numId w:val="29"/>
        </w:numPr>
        <w:rPr>
          <w:b/>
          <w:bCs/>
          <w:sz w:val="27"/>
          <w:szCs w:val="27"/>
        </w:rPr>
      </w:pPr>
      <w:r w:rsidRPr="08056B30">
        <w:rPr>
          <w:sz w:val="27"/>
          <w:szCs w:val="27"/>
        </w:rPr>
        <w:t xml:space="preserve">Jeder Graph ist </w:t>
      </w:r>
      <w:proofErr w:type="spellStart"/>
      <w:r w:rsidRPr="08056B30">
        <w:rPr>
          <w:sz w:val="27"/>
          <w:szCs w:val="27"/>
        </w:rPr>
        <w:t>Hamiltonsch</w:t>
      </w:r>
      <w:proofErr w:type="spellEnd"/>
      <w:r w:rsidRPr="08056B30">
        <w:rPr>
          <w:sz w:val="27"/>
          <w:szCs w:val="27"/>
        </w:rPr>
        <w:t xml:space="preserve"> mit wenigstens n &gt;= 3 Knoten</w:t>
      </w:r>
      <w:r w:rsidR="00C43DA3" w:rsidRPr="08056B30">
        <w:rPr>
          <w:sz w:val="27"/>
          <w:szCs w:val="27"/>
        </w:rPr>
        <w:t>,</w:t>
      </w:r>
      <w:r w:rsidRPr="08056B30">
        <w:rPr>
          <w:sz w:val="27"/>
          <w:szCs w:val="27"/>
        </w:rPr>
        <w:t xml:space="preserve"> wenn alle Knoten mindestens Grad n/2 aufweis</w:t>
      </w:r>
      <w:r w:rsidR="00BD6D9D">
        <w:rPr>
          <w:sz w:val="27"/>
          <w:szCs w:val="27"/>
        </w:rPr>
        <w:t>en</w:t>
      </w:r>
      <w:r w:rsidRPr="08056B30">
        <w:rPr>
          <w:sz w:val="27"/>
          <w:szCs w:val="27"/>
        </w:rPr>
        <w:t>, kann aber auch ohne gelten</w:t>
      </w:r>
    </w:p>
    <w:p w14:paraId="69A4A84A" w14:textId="77777777" w:rsidR="006E099F" w:rsidRDefault="006E099F" w:rsidP="0022673C">
      <w:pPr>
        <w:pStyle w:val="Listenabsatz"/>
        <w:rPr>
          <w:sz w:val="27"/>
          <w:szCs w:val="27"/>
        </w:rPr>
      </w:pPr>
    </w:p>
    <w:p w14:paraId="161D016C" w14:textId="3E440E8E" w:rsidR="0022673C" w:rsidRPr="006E099F" w:rsidRDefault="00C56DEB" w:rsidP="563156BA">
      <w:pPr>
        <w:pStyle w:val="Listenabsatz"/>
        <w:numPr>
          <w:ilvl w:val="0"/>
          <w:numId w:val="29"/>
        </w:numPr>
        <w:rPr>
          <w:sz w:val="27"/>
          <w:szCs w:val="27"/>
        </w:rPr>
      </w:pPr>
      <w:r>
        <w:rPr>
          <w:sz w:val="27"/>
          <w:szCs w:val="27"/>
        </w:rPr>
        <w:t>n-Zyklus</w:t>
      </w:r>
      <w:r w:rsidR="006E099F">
        <w:rPr>
          <w:sz w:val="27"/>
          <w:szCs w:val="27"/>
        </w:rPr>
        <w:t xml:space="preserve"> Graphen sind </w:t>
      </w:r>
      <w:proofErr w:type="spellStart"/>
      <w:r w:rsidR="006E099F">
        <w:rPr>
          <w:sz w:val="27"/>
          <w:szCs w:val="27"/>
        </w:rPr>
        <w:t>hamiltonsch</w:t>
      </w:r>
      <w:proofErr w:type="spellEnd"/>
      <w:r w:rsidR="006E099F">
        <w:rPr>
          <w:sz w:val="27"/>
          <w:szCs w:val="27"/>
        </w:rPr>
        <w:t xml:space="preserve"> wenn |V| &gt;= 3</w:t>
      </w:r>
    </w:p>
    <w:p w14:paraId="756447B2" w14:textId="72E4B898" w:rsidR="006E099F" w:rsidRDefault="006E099F" w:rsidP="563156BA">
      <w:pPr>
        <w:rPr>
          <w:sz w:val="27"/>
          <w:szCs w:val="27"/>
        </w:rPr>
      </w:pPr>
      <w:r w:rsidRPr="006E099F">
        <w:rPr>
          <w:noProof/>
          <w:sz w:val="27"/>
          <w:szCs w:val="27"/>
        </w:rPr>
        <w:drawing>
          <wp:inline distT="0" distB="0" distL="0" distR="0" wp14:anchorId="4B8AA51D" wp14:editId="20ED3A28">
            <wp:extent cx="2560542" cy="815411"/>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0542" cy="815411"/>
                    </a:xfrm>
                    <a:prstGeom prst="rect">
                      <a:avLst/>
                    </a:prstGeom>
                  </pic:spPr>
                </pic:pic>
              </a:graphicData>
            </a:graphic>
          </wp:inline>
        </w:drawing>
      </w:r>
    </w:p>
    <w:p w14:paraId="08010072" w14:textId="77777777" w:rsidR="00840207" w:rsidRDefault="00840207" w:rsidP="563156BA">
      <w:pPr>
        <w:rPr>
          <w:sz w:val="27"/>
          <w:szCs w:val="27"/>
        </w:rPr>
      </w:pPr>
    </w:p>
    <w:p w14:paraId="7D8223D0" w14:textId="1BB79860" w:rsidR="0092273C" w:rsidRPr="00063212" w:rsidRDefault="508A2125" w:rsidP="0092273C">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 xml:space="preserve">Diskutieren Sie die Euler- bzw. </w:t>
      </w:r>
      <w:proofErr w:type="spellStart"/>
      <w:r w:rsidRPr="00063212">
        <w:rPr>
          <w:rFonts w:ascii="Calibri" w:eastAsia="Calibri" w:hAnsi="Calibri" w:cs="Calibri"/>
          <w:b/>
          <w:bCs/>
          <w:sz w:val="27"/>
          <w:szCs w:val="27"/>
          <w:highlight w:val="green"/>
        </w:rPr>
        <w:t>Hamiltoneigenschaft</w:t>
      </w:r>
      <w:proofErr w:type="spellEnd"/>
      <w:r w:rsidRPr="00063212">
        <w:rPr>
          <w:rFonts w:ascii="Calibri" w:eastAsia="Calibri" w:hAnsi="Calibri" w:cs="Calibri"/>
          <w:b/>
          <w:bCs/>
          <w:sz w:val="27"/>
          <w:szCs w:val="27"/>
          <w:highlight w:val="green"/>
        </w:rPr>
        <w:t xml:space="preserve"> für vollständige Graphen </w:t>
      </w:r>
      <w:proofErr w:type="spellStart"/>
      <w:r w:rsidRPr="00063212">
        <w:rPr>
          <w:rFonts w:ascii="Calibri" w:eastAsia="Calibri" w:hAnsi="Calibri" w:cs="Calibri"/>
          <w:b/>
          <w:bCs/>
          <w:sz w:val="27"/>
          <w:szCs w:val="27"/>
          <w:highlight w:val="green"/>
        </w:rPr>
        <w:t>K_n</w:t>
      </w:r>
      <w:proofErr w:type="spellEnd"/>
      <w:r w:rsidRPr="00063212">
        <w:rPr>
          <w:rFonts w:ascii="Calibri" w:eastAsia="Calibri" w:hAnsi="Calibri" w:cs="Calibri"/>
          <w:b/>
          <w:bCs/>
          <w:sz w:val="27"/>
          <w:szCs w:val="27"/>
          <w:highlight w:val="green"/>
        </w:rPr>
        <w:t xml:space="preserve"> mit n &gt; 3!</w:t>
      </w:r>
    </w:p>
    <w:p w14:paraId="459DB1CA" w14:textId="77777777" w:rsidR="0092273C" w:rsidRDefault="0092273C" w:rsidP="0092273C">
      <w:pPr>
        <w:pStyle w:val="Listenabsatz"/>
        <w:numPr>
          <w:ilvl w:val="0"/>
          <w:numId w:val="29"/>
        </w:numPr>
        <w:rPr>
          <w:sz w:val="27"/>
          <w:szCs w:val="27"/>
        </w:rPr>
      </w:pPr>
      <w:r>
        <w:rPr>
          <w:sz w:val="27"/>
          <w:szCs w:val="27"/>
        </w:rPr>
        <w:t xml:space="preserve">Vollständige Graphen </w:t>
      </w:r>
      <w:proofErr w:type="spellStart"/>
      <w:r>
        <w:rPr>
          <w:sz w:val="27"/>
          <w:szCs w:val="27"/>
        </w:rPr>
        <w:t>K</w:t>
      </w:r>
      <w:r w:rsidRPr="00C56DEB">
        <w:rPr>
          <w:sz w:val="27"/>
          <w:szCs w:val="27"/>
          <w:vertAlign w:val="subscript"/>
        </w:rPr>
        <w:t>n</w:t>
      </w:r>
      <w:proofErr w:type="spellEnd"/>
      <w:r>
        <w:rPr>
          <w:sz w:val="27"/>
          <w:szCs w:val="27"/>
        </w:rPr>
        <w:t xml:space="preserve"> sind </w:t>
      </w:r>
      <w:proofErr w:type="spellStart"/>
      <w:r>
        <w:rPr>
          <w:sz w:val="27"/>
          <w:szCs w:val="27"/>
        </w:rPr>
        <w:t>hamiltonsch</w:t>
      </w:r>
      <w:proofErr w:type="spellEnd"/>
      <w:r>
        <w:rPr>
          <w:sz w:val="27"/>
          <w:szCs w:val="27"/>
        </w:rPr>
        <w:t xml:space="preserve"> wenn |V| &gt;= 3</w:t>
      </w:r>
    </w:p>
    <w:p w14:paraId="2DC60942" w14:textId="47DB3E9E" w:rsidR="0092273C" w:rsidRPr="0092273C" w:rsidRDefault="0092273C" w:rsidP="0092273C">
      <w:pPr>
        <w:pStyle w:val="Listenabsatz"/>
        <w:rPr>
          <w:sz w:val="27"/>
          <w:szCs w:val="27"/>
        </w:rPr>
      </w:pPr>
      <w:r w:rsidRPr="00840207">
        <w:rPr>
          <w:noProof/>
          <w:sz w:val="27"/>
          <w:szCs w:val="27"/>
        </w:rPr>
        <w:lastRenderedPageBreak/>
        <w:drawing>
          <wp:inline distT="0" distB="0" distL="0" distR="0" wp14:anchorId="0301E1F4" wp14:editId="7A45FEB7">
            <wp:extent cx="3078747" cy="754445"/>
            <wp:effectExtent l="0" t="0" r="762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8747" cy="754445"/>
                    </a:xfrm>
                    <a:prstGeom prst="rect">
                      <a:avLst/>
                    </a:prstGeom>
                  </pic:spPr>
                </pic:pic>
              </a:graphicData>
            </a:graphic>
          </wp:inline>
        </w:drawing>
      </w:r>
    </w:p>
    <w:p w14:paraId="7C50A258" w14:textId="3BC77752" w:rsidR="08056B30" w:rsidRDefault="00D869AE" w:rsidP="008D62C1">
      <w:pPr>
        <w:pStyle w:val="Listenabsatz"/>
        <w:numPr>
          <w:ilvl w:val="0"/>
          <w:numId w:val="28"/>
        </w:numPr>
        <w:rPr>
          <w:rFonts w:eastAsiaTheme="minorEastAsia"/>
          <w:sz w:val="27"/>
          <w:szCs w:val="27"/>
        </w:rPr>
      </w:pPr>
      <w:r>
        <w:rPr>
          <w:rFonts w:ascii="Calibri" w:eastAsia="Calibri" w:hAnsi="Calibri" w:cs="Calibri"/>
          <w:sz w:val="27"/>
          <w:szCs w:val="27"/>
        </w:rPr>
        <w:t>(</w:t>
      </w:r>
      <w:r w:rsidR="08056B30" w:rsidRPr="08056B30">
        <w:rPr>
          <w:rFonts w:ascii="Calibri" w:eastAsia="Calibri" w:hAnsi="Calibri" w:cs="Calibri"/>
          <w:sz w:val="27"/>
          <w:szCs w:val="27"/>
        </w:rPr>
        <w:t xml:space="preserve">Wenn für </w:t>
      </w:r>
      <w:r w:rsidR="000C4C70">
        <w:rPr>
          <w:rFonts w:ascii="Calibri" w:eastAsia="Calibri" w:hAnsi="Calibri" w:cs="Calibri"/>
          <w:sz w:val="27"/>
          <w:szCs w:val="27"/>
        </w:rPr>
        <w:t>nicht-</w:t>
      </w:r>
      <w:r w:rsidR="08056B30" w:rsidRPr="08056B30">
        <w:rPr>
          <w:rFonts w:ascii="Calibri" w:eastAsia="Calibri" w:hAnsi="Calibri" w:cs="Calibri"/>
          <w:sz w:val="27"/>
          <w:szCs w:val="27"/>
        </w:rPr>
        <w:t>benachbarte Knoten gilt</w:t>
      </w:r>
      <w:r w:rsidR="00156DD9">
        <w:rPr>
          <w:rFonts w:ascii="Calibri" w:eastAsia="Calibri" w:hAnsi="Calibri" w:cs="Calibri"/>
          <w:sz w:val="27"/>
          <w:szCs w:val="27"/>
        </w:rPr>
        <w:t>,</w:t>
      </w:r>
      <w:r w:rsidR="08056B30" w:rsidRPr="08056B30">
        <w:rPr>
          <w:rFonts w:ascii="Calibri" w:eastAsia="Calibri" w:hAnsi="Calibri" w:cs="Calibri"/>
          <w:sz w:val="27"/>
          <w:szCs w:val="27"/>
        </w:rPr>
        <w:t xml:space="preserve"> das</w:t>
      </w:r>
      <w:r w:rsidR="00156DD9">
        <w:rPr>
          <w:rFonts w:ascii="Calibri" w:eastAsia="Calibri" w:hAnsi="Calibri" w:cs="Calibri"/>
          <w:sz w:val="27"/>
          <w:szCs w:val="27"/>
        </w:rPr>
        <w:t>s</w:t>
      </w:r>
      <w:r w:rsidR="08056B30" w:rsidRPr="08056B30">
        <w:rPr>
          <w:rFonts w:ascii="Calibri" w:eastAsia="Calibri" w:hAnsi="Calibri" w:cs="Calibri"/>
          <w:sz w:val="27"/>
          <w:szCs w:val="27"/>
        </w:rPr>
        <w:t xml:space="preserve"> die Degrees &gt;= der Dimension n sind</w:t>
      </w:r>
      <w:r w:rsidR="00946397">
        <w:rPr>
          <w:rFonts w:ascii="Calibri" w:eastAsia="Calibri" w:hAnsi="Calibri" w:cs="Calibri"/>
          <w:sz w:val="27"/>
          <w:szCs w:val="27"/>
        </w:rPr>
        <w:t>,</w:t>
      </w:r>
      <w:r w:rsidR="08056B30" w:rsidRPr="08056B30">
        <w:rPr>
          <w:rFonts w:ascii="Calibri" w:eastAsia="Calibri" w:hAnsi="Calibri" w:cs="Calibri"/>
          <w:sz w:val="27"/>
          <w:szCs w:val="27"/>
        </w:rPr>
        <w:t xml:space="preserve"> dann ist Graph </w:t>
      </w:r>
      <w:proofErr w:type="spellStart"/>
      <w:r w:rsidR="08056B30" w:rsidRPr="08056B30">
        <w:rPr>
          <w:rFonts w:ascii="Calibri" w:eastAsia="Calibri" w:hAnsi="Calibri" w:cs="Calibri"/>
          <w:sz w:val="27"/>
          <w:szCs w:val="27"/>
        </w:rPr>
        <w:t>Hamiltonisch</w:t>
      </w:r>
      <w:proofErr w:type="spellEnd"/>
      <w:r>
        <w:rPr>
          <w:rFonts w:ascii="Calibri" w:eastAsia="Calibri" w:hAnsi="Calibri" w:cs="Calibri"/>
          <w:sz w:val="27"/>
          <w:szCs w:val="27"/>
        </w:rPr>
        <w:t xml:space="preserve"> (Satz von </w:t>
      </w:r>
      <w:proofErr w:type="spellStart"/>
      <w:r>
        <w:rPr>
          <w:rFonts w:ascii="Calibri" w:eastAsia="Calibri" w:hAnsi="Calibri" w:cs="Calibri"/>
          <w:sz w:val="27"/>
          <w:szCs w:val="27"/>
        </w:rPr>
        <w:t>Ore</w:t>
      </w:r>
      <w:proofErr w:type="spellEnd"/>
      <w:r>
        <w:rPr>
          <w:rFonts w:ascii="Calibri" w:eastAsia="Calibri" w:hAnsi="Calibri" w:cs="Calibri"/>
          <w:sz w:val="27"/>
          <w:szCs w:val="27"/>
        </w:rPr>
        <w:t xml:space="preserve">) </w:t>
      </w:r>
      <w:r w:rsidRPr="00D869AE">
        <w:rPr>
          <w:rFonts w:ascii="Wingdings" w:eastAsia="Wingdings" w:hAnsi="Wingdings" w:cs="Wingdings"/>
          <w:sz w:val="27"/>
          <w:szCs w:val="27"/>
        </w:rPr>
        <w:t>à</w:t>
      </w:r>
      <w:r>
        <w:rPr>
          <w:rFonts w:ascii="Calibri" w:eastAsia="Calibri" w:hAnsi="Calibri" w:cs="Calibri"/>
          <w:sz w:val="27"/>
          <w:szCs w:val="27"/>
        </w:rPr>
        <w:t xml:space="preserve"> in einem vollständigen Graphen sind alle Knoten benachbart)</w:t>
      </w:r>
    </w:p>
    <w:p w14:paraId="36D24FFA" w14:textId="18EBA262" w:rsidR="08056B30" w:rsidRDefault="08056B30" w:rsidP="008D62C1">
      <w:pPr>
        <w:pStyle w:val="Listenabsatz"/>
        <w:numPr>
          <w:ilvl w:val="0"/>
          <w:numId w:val="28"/>
        </w:numPr>
        <w:rPr>
          <w:b/>
          <w:bCs/>
          <w:sz w:val="27"/>
          <w:szCs w:val="27"/>
        </w:rPr>
      </w:pPr>
      <w:r w:rsidRPr="08056B30">
        <w:rPr>
          <w:rFonts w:ascii="Calibri" w:eastAsia="Calibri" w:hAnsi="Calibri" w:cs="Calibri"/>
          <w:sz w:val="27"/>
          <w:szCs w:val="27"/>
        </w:rPr>
        <w:t>n ist Anzahl an Knoten</w:t>
      </w:r>
    </w:p>
    <w:p w14:paraId="079CE185" w14:textId="471FA409" w:rsidR="08056B30" w:rsidRDefault="08056B30" w:rsidP="4071A05D">
      <w:pPr>
        <w:pStyle w:val="Listenabsatz"/>
        <w:numPr>
          <w:ilvl w:val="0"/>
          <w:numId w:val="28"/>
        </w:numPr>
        <w:rPr>
          <w:rFonts w:eastAsiaTheme="minorEastAsia"/>
          <w:b/>
          <w:bCs/>
          <w:sz w:val="27"/>
          <w:szCs w:val="27"/>
        </w:rPr>
      </w:pPr>
      <w:r w:rsidRPr="4071A05D">
        <w:rPr>
          <w:rFonts w:ascii="Calibri" w:eastAsia="Calibri" w:hAnsi="Calibri" w:cs="Calibri"/>
          <w:sz w:val="27"/>
          <w:szCs w:val="27"/>
        </w:rPr>
        <w:t xml:space="preserve">Eulerkreis: Wenn n ungerade ist, enthält </w:t>
      </w:r>
      <w:proofErr w:type="spellStart"/>
      <w:r w:rsidRPr="4071A05D">
        <w:rPr>
          <w:rFonts w:ascii="Calibri" w:eastAsia="Calibri" w:hAnsi="Calibri" w:cs="Calibri"/>
          <w:sz w:val="27"/>
          <w:szCs w:val="27"/>
        </w:rPr>
        <w:t>Kn</w:t>
      </w:r>
      <w:proofErr w:type="spellEnd"/>
      <w:r w:rsidRPr="4071A05D">
        <w:rPr>
          <w:rFonts w:ascii="Calibri" w:eastAsia="Calibri" w:hAnsi="Calibri" w:cs="Calibri"/>
          <w:sz w:val="27"/>
          <w:szCs w:val="27"/>
        </w:rPr>
        <w:t xml:space="preserve"> einen Eulerkreis (</w:t>
      </w:r>
      <w:hyperlink r:id="rId37" w:anchor="p-2638">
        <w:r w:rsidRPr="4071A05D">
          <w:rPr>
            <w:rStyle w:val="Hyperlink"/>
            <w:rFonts w:ascii="Calibri" w:eastAsia="Calibri" w:hAnsi="Calibri" w:cs="Calibri"/>
            <w:sz w:val="27"/>
            <w:szCs w:val="27"/>
          </w:rPr>
          <w:t>Quelle</w:t>
        </w:r>
      </w:hyperlink>
      <w:r w:rsidRPr="4071A05D">
        <w:rPr>
          <w:rFonts w:ascii="Calibri" w:eastAsia="Calibri" w:hAnsi="Calibri" w:cs="Calibri"/>
          <w:sz w:val="27"/>
          <w:szCs w:val="27"/>
        </w:rPr>
        <w:t>)</w:t>
      </w:r>
    </w:p>
    <w:p w14:paraId="2A593DF6" w14:textId="4B5F8D1E" w:rsidR="08056B30" w:rsidRDefault="08056B30" w:rsidP="008D62C1">
      <w:pPr>
        <w:pStyle w:val="Listenabsatz"/>
        <w:numPr>
          <w:ilvl w:val="0"/>
          <w:numId w:val="28"/>
        </w:numPr>
        <w:rPr>
          <w:b/>
          <w:bCs/>
          <w:sz w:val="27"/>
          <w:szCs w:val="27"/>
        </w:rPr>
      </w:pPr>
      <w:r w:rsidRPr="08056B30">
        <w:rPr>
          <w:rFonts w:ascii="Calibri" w:eastAsia="Calibri" w:hAnsi="Calibri" w:cs="Calibri"/>
          <w:sz w:val="27"/>
          <w:szCs w:val="27"/>
        </w:rPr>
        <w:t xml:space="preserve">Graph kann auch ohne diese Eigenschaft </w:t>
      </w:r>
      <w:proofErr w:type="spellStart"/>
      <w:r w:rsidRPr="08056B30">
        <w:rPr>
          <w:rFonts w:ascii="Calibri" w:eastAsia="Calibri" w:hAnsi="Calibri" w:cs="Calibri"/>
          <w:sz w:val="27"/>
          <w:szCs w:val="27"/>
        </w:rPr>
        <w:t>Hamiltonsich</w:t>
      </w:r>
      <w:proofErr w:type="spellEnd"/>
      <w:r w:rsidRPr="08056B30">
        <w:rPr>
          <w:rFonts w:ascii="Calibri" w:eastAsia="Calibri" w:hAnsi="Calibri" w:cs="Calibri"/>
          <w:sz w:val="27"/>
          <w:szCs w:val="27"/>
        </w:rPr>
        <w:t xml:space="preserve"> sein – Umkehrschluss ist Trugschluss</w:t>
      </w:r>
    </w:p>
    <w:p w14:paraId="2568714B" w14:textId="50F76384" w:rsidR="08056B30" w:rsidRDefault="08056B30" w:rsidP="00744F66">
      <w:pPr>
        <w:pStyle w:val="Listenabsatz"/>
        <w:rPr>
          <w:rFonts w:eastAsiaTheme="minorEastAsia"/>
          <w:sz w:val="27"/>
          <w:szCs w:val="27"/>
        </w:rPr>
      </w:pPr>
      <w:r>
        <w:rPr>
          <w:noProof/>
        </w:rPr>
        <w:drawing>
          <wp:inline distT="0" distB="0" distL="0" distR="0" wp14:anchorId="7F99E309" wp14:editId="72AF2DD0">
            <wp:extent cx="4572000" cy="2857500"/>
            <wp:effectExtent l="0" t="0" r="0" b="0"/>
            <wp:docPr id="1214649304" name="Picture 1214649304"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C14520E" w14:textId="45B5ADF5" w:rsidR="563156BA" w:rsidRDefault="563156BA" w:rsidP="563156BA">
      <w:pPr>
        <w:rPr>
          <w:sz w:val="27"/>
          <w:szCs w:val="27"/>
        </w:rPr>
      </w:pPr>
    </w:p>
    <w:p w14:paraId="473EB72F" w14:textId="79533D4F" w:rsidR="00E2733C" w:rsidRPr="00063212" w:rsidRDefault="0028323E"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Vergleichen</w:t>
      </w:r>
      <w:r w:rsidR="508A2125" w:rsidRPr="00063212">
        <w:rPr>
          <w:rFonts w:ascii="Calibri" w:eastAsia="Calibri" w:hAnsi="Calibri" w:cs="Calibri"/>
          <w:b/>
          <w:bCs/>
          <w:sz w:val="27"/>
          <w:szCs w:val="27"/>
          <w:highlight w:val="green"/>
        </w:rPr>
        <w:t xml:space="preserve"> Sie die Lösbarkeit des Eulerkreisproblems mit dem des </w:t>
      </w:r>
      <w:proofErr w:type="spellStart"/>
      <w:r w:rsidR="508A2125" w:rsidRPr="00063212">
        <w:rPr>
          <w:rFonts w:ascii="Calibri" w:eastAsia="Calibri" w:hAnsi="Calibri" w:cs="Calibri"/>
          <w:b/>
          <w:bCs/>
          <w:sz w:val="27"/>
          <w:szCs w:val="27"/>
          <w:highlight w:val="green"/>
        </w:rPr>
        <w:t>Hamiltonkreisproblems</w:t>
      </w:r>
      <w:proofErr w:type="spellEnd"/>
      <w:r w:rsidR="508A2125" w:rsidRPr="00063212">
        <w:rPr>
          <w:rFonts w:ascii="Calibri" w:eastAsia="Calibri" w:hAnsi="Calibri" w:cs="Calibri"/>
          <w:b/>
          <w:bCs/>
          <w:sz w:val="27"/>
          <w:szCs w:val="27"/>
          <w:highlight w:val="green"/>
        </w:rPr>
        <w:t>!</w:t>
      </w:r>
    </w:p>
    <w:p w14:paraId="6ECF1A1D" w14:textId="1FB43241" w:rsidR="08056B30" w:rsidRDefault="08056B30" w:rsidP="008D62C1">
      <w:pPr>
        <w:pStyle w:val="Listenabsatz"/>
        <w:numPr>
          <w:ilvl w:val="0"/>
          <w:numId w:val="27"/>
        </w:numPr>
        <w:rPr>
          <w:b/>
          <w:bCs/>
          <w:sz w:val="27"/>
          <w:szCs w:val="27"/>
        </w:rPr>
      </w:pPr>
      <w:r w:rsidRPr="08056B30">
        <w:rPr>
          <w:rFonts w:ascii="Calibri" w:eastAsia="Calibri" w:hAnsi="Calibri" w:cs="Calibri"/>
          <w:sz w:val="27"/>
          <w:szCs w:val="27"/>
        </w:rPr>
        <w:t>Hamilton nur mit Probieren, keine allgemein gültige Algorithmische Lösung, viel schwieriger</w:t>
      </w:r>
      <w:r w:rsidR="00B56D61">
        <w:rPr>
          <w:rFonts w:ascii="Calibri" w:eastAsia="Calibri" w:hAnsi="Calibri" w:cs="Calibri"/>
          <w:sz w:val="27"/>
          <w:szCs w:val="27"/>
        </w:rPr>
        <w:t xml:space="preserve"> </w:t>
      </w:r>
      <w:r w:rsidR="00B56D61" w:rsidRPr="00B56D61">
        <w:rPr>
          <w:rFonts w:ascii="Wingdings" w:eastAsia="Wingdings" w:hAnsi="Wingdings" w:cs="Wingdings"/>
          <w:sz w:val="27"/>
          <w:szCs w:val="27"/>
        </w:rPr>
        <w:t>à</w:t>
      </w:r>
      <w:r w:rsidR="00B56D61">
        <w:rPr>
          <w:rFonts w:ascii="Calibri" w:eastAsia="Calibri" w:hAnsi="Calibri" w:cs="Calibri"/>
          <w:sz w:val="27"/>
          <w:szCs w:val="27"/>
        </w:rPr>
        <w:t xml:space="preserve"> </w:t>
      </w:r>
      <w:proofErr w:type="spellStart"/>
      <w:r w:rsidR="00B56D61">
        <w:rPr>
          <w:rFonts w:ascii="Calibri" w:eastAsia="Calibri" w:hAnsi="Calibri" w:cs="Calibri"/>
          <w:sz w:val="27"/>
          <w:szCs w:val="27"/>
        </w:rPr>
        <w:t>np</w:t>
      </w:r>
      <w:proofErr w:type="spellEnd"/>
      <w:r w:rsidR="00DB7DF8">
        <w:rPr>
          <w:rFonts w:ascii="Calibri" w:eastAsia="Calibri" w:hAnsi="Calibri" w:cs="Calibri"/>
          <w:sz w:val="27"/>
          <w:szCs w:val="27"/>
        </w:rPr>
        <w:t>-</w:t>
      </w:r>
      <w:r w:rsidR="00EA7D03">
        <w:rPr>
          <w:rFonts w:ascii="Calibri" w:eastAsia="Calibri" w:hAnsi="Calibri" w:cs="Calibri"/>
          <w:sz w:val="27"/>
          <w:szCs w:val="27"/>
        </w:rPr>
        <w:t xml:space="preserve">schwer Problem </w:t>
      </w:r>
      <w:r w:rsidR="00DB7DF8">
        <w:rPr>
          <w:rFonts w:ascii="Calibri" w:eastAsia="Calibri" w:hAnsi="Calibri" w:cs="Calibri"/>
          <w:sz w:val="27"/>
          <w:szCs w:val="27"/>
        </w:rPr>
        <w:t xml:space="preserve">(nicht in </w:t>
      </w:r>
      <w:proofErr w:type="spellStart"/>
      <w:r w:rsidR="001273F8">
        <w:rPr>
          <w:rFonts w:ascii="Calibri" w:eastAsia="Calibri" w:hAnsi="Calibri" w:cs="Calibri"/>
          <w:sz w:val="27"/>
          <w:szCs w:val="27"/>
        </w:rPr>
        <w:t>Polynomialzeit</w:t>
      </w:r>
      <w:proofErr w:type="spellEnd"/>
      <w:r w:rsidR="00EA7D03">
        <w:rPr>
          <w:rFonts w:ascii="Calibri" w:eastAsia="Calibri" w:hAnsi="Calibri" w:cs="Calibri"/>
          <w:sz w:val="27"/>
          <w:szCs w:val="27"/>
        </w:rPr>
        <w:t xml:space="preserve"> lösbar)</w:t>
      </w:r>
    </w:p>
    <w:p w14:paraId="20023FB0" w14:textId="0F1C1601" w:rsidR="08056B30" w:rsidRPr="001273F8" w:rsidRDefault="08056B30" w:rsidP="08056B30">
      <w:pPr>
        <w:pStyle w:val="Listenabsatz"/>
        <w:numPr>
          <w:ilvl w:val="0"/>
          <w:numId w:val="27"/>
        </w:numPr>
        <w:rPr>
          <w:b/>
          <w:sz w:val="27"/>
          <w:szCs w:val="27"/>
        </w:rPr>
      </w:pPr>
      <w:r w:rsidRPr="08056B30">
        <w:rPr>
          <w:rFonts w:ascii="Calibri" w:eastAsia="Calibri" w:hAnsi="Calibri" w:cs="Calibri"/>
          <w:sz w:val="27"/>
          <w:szCs w:val="27"/>
        </w:rPr>
        <w:t xml:space="preserve">Euler geht algorithmisch, </w:t>
      </w:r>
      <w:proofErr w:type="spellStart"/>
      <w:r w:rsidRPr="08056B30">
        <w:rPr>
          <w:rFonts w:ascii="Calibri" w:eastAsia="Calibri" w:hAnsi="Calibri" w:cs="Calibri"/>
          <w:sz w:val="27"/>
          <w:szCs w:val="27"/>
        </w:rPr>
        <w:t>zB</w:t>
      </w:r>
      <w:proofErr w:type="spellEnd"/>
      <w:r w:rsidRPr="08056B30">
        <w:rPr>
          <w:rFonts w:ascii="Calibri" w:eastAsia="Calibri" w:hAnsi="Calibri" w:cs="Calibri"/>
          <w:sz w:val="27"/>
          <w:szCs w:val="27"/>
        </w:rPr>
        <w:t xml:space="preserve"> mit Fleury </w:t>
      </w:r>
      <w:r w:rsidR="00FF12AD">
        <w:rPr>
          <w:rFonts w:ascii="Calibri" w:eastAsia="Calibri" w:hAnsi="Calibri" w:cs="Calibri"/>
          <w:sz w:val="27"/>
          <w:szCs w:val="27"/>
        </w:rPr>
        <w:t xml:space="preserve">und es kann mit allgemein gültigen </w:t>
      </w:r>
      <w:r w:rsidR="001273F8">
        <w:rPr>
          <w:rFonts w:ascii="Calibri" w:eastAsia="Calibri" w:hAnsi="Calibri" w:cs="Calibri"/>
          <w:sz w:val="27"/>
          <w:szCs w:val="27"/>
        </w:rPr>
        <w:t>Regeln geprüft werden, ob es überhaupt einen Eulerkreis gibt</w:t>
      </w:r>
    </w:p>
    <w:p w14:paraId="7B4531D0" w14:textId="72ED1E8C" w:rsidR="003B0AE1" w:rsidRPr="001273F8" w:rsidRDefault="003B0AE1" w:rsidP="08056B30">
      <w:pPr>
        <w:pStyle w:val="Listenabsatz"/>
        <w:numPr>
          <w:ilvl w:val="0"/>
          <w:numId w:val="27"/>
        </w:numPr>
        <w:rPr>
          <w:b/>
          <w:bCs/>
          <w:sz w:val="27"/>
          <w:szCs w:val="27"/>
        </w:rPr>
      </w:pPr>
      <w:r>
        <w:rPr>
          <w:rFonts w:ascii="Calibri" w:eastAsia="Calibri" w:hAnsi="Calibri" w:cs="Calibri"/>
          <w:sz w:val="27"/>
          <w:szCs w:val="27"/>
        </w:rPr>
        <w:t xml:space="preserve">Achtung, nicht jeder Eulergraph ist ein </w:t>
      </w:r>
      <w:proofErr w:type="spellStart"/>
      <w:r>
        <w:rPr>
          <w:rFonts w:ascii="Calibri" w:eastAsia="Calibri" w:hAnsi="Calibri" w:cs="Calibri"/>
          <w:sz w:val="27"/>
          <w:szCs w:val="27"/>
        </w:rPr>
        <w:t>Hamiltongraph</w:t>
      </w:r>
      <w:proofErr w:type="spellEnd"/>
      <w:r>
        <w:rPr>
          <w:rFonts w:ascii="Calibri" w:eastAsia="Calibri" w:hAnsi="Calibri" w:cs="Calibri"/>
          <w:sz w:val="27"/>
          <w:szCs w:val="27"/>
        </w:rPr>
        <w:t xml:space="preserve"> und umgekehrt</w:t>
      </w:r>
    </w:p>
    <w:p w14:paraId="28F3636D" w14:textId="771F07D1" w:rsidR="003A1660" w:rsidRPr="00DC085C" w:rsidRDefault="003A1660" w:rsidP="00952003">
      <w:pPr>
        <w:pStyle w:val="Listenabsatz"/>
        <w:numPr>
          <w:ilvl w:val="1"/>
          <w:numId w:val="27"/>
        </w:numPr>
        <w:rPr>
          <w:sz w:val="27"/>
          <w:szCs w:val="27"/>
        </w:rPr>
      </w:pPr>
      <w:r>
        <w:rPr>
          <w:rFonts w:ascii="Calibri" w:eastAsia="Calibri" w:hAnsi="Calibri" w:cs="Calibri"/>
          <w:sz w:val="27"/>
          <w:szCs w:val="27"/>
        </w:rPr>
        <w:t xml:space="preserve">kein </w:t>
      </w:r>
      <w:r w:rsidR="00952003">
        <w:rPr>
          <w:rFonts w:ascii="Calibri" w:eastAsia="Calibri" w:hAnsi="Calibri" w:cs="Calibri"/>
          <w:sz w:val="27"/>
          <w:szCs w:val="27"/>
        </w:rPr>
        <w:t xml:space="preserve">Eulerkreis und kein </w:t>
      </w:r>
      <w:proofErr w:type="spellStart"/>
      <w:r w:rsidR="00952003">
        <w:rPr>
          <w:rFonts w:ascii="Calibri" w:eastAsia="Calibri" w:hAnsi="Calibri" w:cs="Calibri"/>
          <w:sz w:val="27"/>
          <w:szCs w:val="27"/>
        </w:rPr>
        <w:t>Hamiltonkreis</w:t>
      </w:r>
      <w:proofErr w:type="spellEnd"/>
    </w:p>
    <w:p w14:paraId="374967E0" w14:textId="1E653E8B" w:rsidR="00952003" w:rsidRPr="00DC085C" w:rsidRDefault="00DC085C" w:rsidP="00952003">
      <w:pPr>
        <w:pStyle w:val="Listenabsatz"/>
        <w:numPr>
          <w:ilvl w:val="1"/>
          <w:numId w:val="27"/>
        </w:numPr>
        <w:rPr>
          <w:sz w:val="27"/>
          <w:szCs w:val="27"/>
        </w:rPr>
      </w:pPr>
      <w:r w:rsidRPr="00DC085C">
        <w:rPr>
          <w:rFonts w:ascii="Calibri" w:eastAsia="Calibri" w:hAnsi="Calibri" w:cs="Calibri"/>
          <w:sz w:val="27"/>
          <w:szCs w:val="27"/>
        </w:rPr>
        <w:t xml:space="preserve">Eulerkreis, aber kein </w:t>
      </w:r>
      <w:proofErr w:type="spellStart"/>
      <w:r w:rsidRPr="00DC085C">
        <w:rPr>
          <w:rFonts w:ascii="Calibri" w:eastAsia="Calibri" w:hAnsi="Calibri" w:cs="Calibri"/>
          <w:sz w:val="27"/>
          <w:szCs w:val="27"/>
        </w:rPr>
        <w:t>Hamiltonkreis</w:t>
      </w:r>
      <w:proofErr w:type="spellEnd"/>
    </w:p>
    <w:p w14:paraId="51FDD4FA" w14:textId="10FDAD19" w:rsidR="00DC085C" w:rsidRDefault="00DC085C" w:rsidP="00952003">
      <w:pPr>
        <w:pStyle w:val="Listenabsatz"/>
        <w:numPr>
          <w:ilvl w:val="1"/>
          <w:numId w:val="27"/>
        </w:numPr>
        <w:rPr>
          <w:sz w:val="27"/>
          <w:szCs w:val="27"/>
        </w:rPr>
      </w:pPr>
      <w:proofErr w:type="spellStart"/>
      <w:r>
        <w:rPr>
          <w:sz w:val="27"/>
          <w:szCs w:val="27"/>
        </w:rPr>
        <w:t>Hamiltonkreis</w:t>
      </w:r>
      <w:proofErr w:type="spellEnd"/>
      <w:r>
        <w:rPr>
          <w:sz w:val="27"/>
          <w:szCs w:val="27"/>
        </w:rPr>
        <w:t>, aber kein Eulerkreis</w:t>
      </w:r>
    </w:p>
    <w:p w14:paraId="1568ED8E" w14:textId="560034D4" w:rsidR="00DC085C" w:rsidRPr="00DC085C" w:rsidRDefault="003346F2" w:rsidP="00952003">
      <w:pPr>
        <w:pStyle w:val="Listenabsatz"/>
        <w:numPr>
          <w:ilvl w:val="1"/>
          <w:numId w:val="27"/>
        </w:numPr>
        <w:rPr>
          <w:sz w:val="27"/>
          <w:szCs w:val="27"/>
        </w:rPr>
      </w:pPr>
      <w:r>
        <w:rPr>
          <w:sz w:val="27"/>
          <w:szCs w:val="27"/>
        </w:rPr>
        <w:t xml:space="preserve">Eulerkreis und </w:t>
      </w:r>
      <w:proofErr w:type="spellStart"/>
      <w:r>
        <w:rPr>
          <w:sz w:val="27"/>
          <w:szCs w:val="27"/>
        </w:rPr>
        <w:t>Hamiltonkreis</w:t>
      </w:r>
      <w:proofErr w:type="spellEnd"/>
    </w:p>
    <w:p w14:paraId="532DCD8F" w14:textId="7BD0C1A7" w:rsidR="08056B30" w:rsidRDefault="00E252B4" w:rsidP="08056B30">
      <w:pPr>
        <w:rPr>
          <w:rFonts w:ascii="Calibri" w:eastAsia="Calibri" w:hAnsi="Calibri" w:cs="Calibri"/>
          <w:sz w:val="27"/>
          <w:szCs w:val="27"/>
        </w:rPr>
      </w:pPr>
      <w:r>
        <w:rPr>
          <w:noProof/>
        </w:rPr>
        <w:lastRenderedPageBreak/>
        <w:drawing>
          <wp:inline distT="0" distB="0" distL="0" distR="0" wp14:anchorId="12A20E12" wp14:editId="0C2C9504">
            <wp:extent cx="5230167" cy="6847428"/>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3063" cy="6864311"/>
                    </a:xfrm>
                    <a:prstGeom prst="rect">
                      <a:avLst/>
                    </a:prstGeom>
                  </pic:spPr>
                </pic:pic>
              </a:graphicData>
            </a:graphic>
          </wp:inline>
        </w:drawing>
      </w:r>
    </w:p>
    <w:p w14:paraId="5116463A" w14:textId="68891387"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 xml:space="preserve">Skizzieren Sie einen Algorithmus zur Lösung des </w:t>
      </w:r>
      <w:proofErr w:type="spellStart"/>
      <w:r w:rsidRPr="00063212">
        <w:rPr>
          <w:rFonts w:ascii="Calibri" w:eastAsia="Calibri" w:hAnsi="Calibri" w:cs="Calibri"/>
          <w:b/>
          <w:bCs/>
          <w:sz w:val="27"/>
          <w:szCs w:val="27"/>
          <w:highlight w:val="green"/>
        </w:rPr>
        <w:t>Hamiltonkreisproblems</w:t>
      </w:r>
      <w:proofErr w:type="spellEnd"/>
      <w:r w:rsidRPr="00063212">
        <w:rPr>
          <w:rFonts w:ascii="Calibri" w:eastAsia="Calibri" w:hAnsi="Calibri" w:cs="Calibri"/>
          <w:b/>
          <w:bCs/>
          <w:sz w:val="27"/>
          <w:szCs w:val="27"/>
          <w:highlight w:val="green"/>
        </w:rPr>
        <w:t>!</w:t>
      </w:r>
    </w:p>
    <w:p w14:paraId="17A918C7" w14:textId="76ACB85F" w:rsidR="08056B30" w:rsidRDefault="08056B30" w:rsidP="008D62C1">
      <w:pPr>
        <w:pStyle w:val="Listenabsatz"/>
        <w:numPr>
          <w:ilvl w:val="0"/>
          <w:numId w:val="26"/>
        </w:numPr>
        <w:rPr>
          <w:rFonts w:eastAsiaTheme="minorEastAsia"/>
          <w:b/>
          <w:bCs/>
          <w:sz w:val="27"/>
          <w:szCs w:val="27"/>
        </w:rPr>
      </w:pPr>
      <w:r w:rsidRPr="08056B30">
        <w:rPr>
          <w:rFonts w:ascii="Calibri" w:eastAsia="Calibri" w:hAnsi="Calibri" w:cs="Calibri"/>
          <w:sz w:val="27"/>
          <w:szCs w:val="27"/>
        </w:rPr>
        <w:t>Backtracking</w:t>
      </w:r>
      <w:r w:rsidR="00A2007A">
        <w:rPr>
          <w:rFonts w:ascii="Calibri" w:eastAsia="Calibri" w:hAnsi="Calibri" w:cs="Calibri"/>
          <w:sz w:val="27"/>
          <w:szCs w:val="27"/>
        </w:rPr>
        <w:t xml:space="preserve"> </w:t>
      </w:r>
      <w:r w:rsidR="00A2007A" w:rsidRPr="00A2007A">
        <w:rPr>
          <w:rFonts w:ascii="Wingdings" w:eastAsia="Wingdings" w:hAnsi="Wingdings" w:cs="Wingdings"/>
          <w:sz w:val="27"/>
          <w:szCs w:val="27"/>
        </w:rPr>
        <w:t>à</w:t>
      </w:r>
      <w:r w:rsidR="00A2007A">
        <w:rPr>
          <w:rFonts w:ascii="Calibri" w:eastAsia="Calibri" w:hAnsi="Calibri" w:cs="Calibri"/>
          <w:sz w:val="27"/>
          <w:szCs w:val="27"/>
        </w:rPr>
        <w:t xml:space="preserve"> Tiefensuche: Alles durchprobieren</w:t>
      </w:r>
    </w:p>
    <w:p w14:paraId="183146D0" w14:textId="5491E181" w:rsidR="08056B30" w:rsidRDefault="08056B30" w:rsidP="008D62C1">
      <w:pPr>
        <w:pStyle w:val="Listenabsatz"/>
        <w:numPr>
          <w:ilvl w:val="0"/>
          <w:numId w:val="26"/>
        </w:numPr>
        <w:rPr>
          <w:b/>
          <w:bCs/>
          <w:sz w:val="27"/>
          <w:szCs w:val="27"/>
        </w:rPr>
      </w:pPr>
      <w:r w:rsidRPr="08056B30">
        <w:rPr>
          <w:rFonts w:ascii="Calibri" w:eastAsia="Calibri" w:hAnsi="Calibri" w:cs="Calibri"/>
          <w:sz w:val="27"/>
          <w:szCs w:val="27"/>
        </w:rPr>
        <w:t xml:space="preserve">Minimum </w:t>
      </w:r>
      <w:proofErr w:type="spellStart"/>
      <w:r w:rsidRPr="08056B30">
        <w:rPr>
          <w:rFonts w:ascii="Calibri" w:eastAsia="Calibri" w:hAnsi="Calibri" w:cs="Calibri"/>
          <w:sz w:val="27"/>
          <w:szCs w:val="27"/>
        </w:rPr>
        <w:t>Spanning</w:t>
      </w:r>
      <w:proofErr w:type="spellEnd"/>
      <w:r w:rsidRPr="08056B30">
        <w:rPr>
          <w:rFonts w:ascii="Calibri" w:eastAsia="Calibri" w:hAnsi="Calibri" w:cs="Calibri"/>
          <w:sz w:val="27"/>
          <w:szCs w:val="27"/>
        </w:rPr>
        <w:t xml:space="preserve"> </w:t>
      </w:r>
      <w:proofErr w:type="spellStart"/>
      <w:r w:rsidRPr="08056B30">
        <w:rPr>
          <w:rFonts w:ascii="Calibri" w:eastAsia="Calibri" w:hAnsi="Calibri" w:cs="Calibri"/>
          <w:sz w:val="27"/>
          <w:szCs w:val="27"/>
        </w:rPr>
        <w:t>Tree</w:t>
      </w:r>
      <w:proofErr w:type="spellEnd"/>
      <w:r w:rsidRPr="08056B30">
        <w:rPr>
          <w:rFonts w:ascii="Calibri" w:eastAsia="Calibri" w:hAnsi="Calibri" w:cs="Calibri"/>
          <w:sz w:val="27"/>
          <w:szCs w:val="27"/>
        </w:rPr>
        <w:t xml:space="preserve"> </w:t>
      </w:r>
      <w:proofErr w:type="spellStart"/>
      <w:r w:rsidRPr="08056B30">
        <w:rPr>
          <w:rFonts w:ascii="Calibri" w:eastAsia="Calibri" w:hAnsi="Calibri" w:cs="Calibri"/>
          <w:sz w:val="27"/>
          <w:szCs w:val="27"/>
        </w:rPr>
        <w:t>Heuristic</w:t>
      </w:r>
      <w:proofErr w:type="spellEnd"/>
    </w:p>
    <w:p w14:paraId="0441AEBE" w14:textId="42714612" w:rsidR="08056B30" w:rsidRDefault="08056B30" w:rsidP="008D62C1">
      <w:pPr>
        <w:pStyle w:val="Listenabsatz"/>
        <w:numPr>
          <w:ilvl w:val="1"/>
          <w:numId w:val="26"/>
        </w:numPr>
        <w:rPr>
          <w:b/>
          <w:bCs/>
          <w:sz w:val="27"/>
          <w:szCs w:val="27"/>
        </w:rPr>
      </w:pPr>
      <w:r w:rsidRPr="08056B30">
        <w:rPr>
          <w:rFonts w:ascii="Calibri" w:eastAsia="Calibri" w:hAnsi="Calibri" w:cs="Calibri"/>
          <w:sz w:val="27"/>
          <w:szCs w:val="27"/>
        </w:rPr>
        <w:t>Zuerst MST durch Prim oder Kruskal</w:t>
      </w:r>
    </w:p>
    <w:p w14:paraId="3DC59928" w14:textId="72CC0D00" w:rsidR="08056B30" w:rsidRDefault="005B178C" w:rsidP="008D62C1">
      <w:pPr>
        <w:pStyle w:val="Listenabsatz"/>
        <w:numPr>
          <w:ilvl w:val="1"/>
          <w:numId w:val="26"/>
        </w:numPr>
        <w:rPr>
          <w:b/>
          <w:bCs/>
          <w:sz w:val="27"/>
          <w:szCs w:val="27"/>
        </w:rPr>
      </w:pPr>
      <w:r>
        <w:rPr>
          <w:rFonts w:ascii="Calibri" w:eastAsia="Calibri" w:hAnsi="Calibri" w:cs="Calibri"/>
          <w:sz w:val="27"/>
          <w:szCs w:val="27"/>
        </w:rPr>
        <w:t>Mache ungerichteten zu gerichteten Graphen</w:t>
      </w:r>
      <w:r w:rsidR="004D4846">
        <w:rPr>
          <w:rFonts w:ascii="Calibri" w:eastAsia="Calibri" w:hAnsi="Calibri" w:cs="Calibri"/>
          <w:sz w:val="27"/>
          <w:szCs w:val="27"/>
        </w:rPr>
        <w:t xml:space="preserve"> </w:t>
      </w:r>
      <w:r w:rsidR="004D4846" w:rsidRPr="004D4846">
        <w:rPr>
          <w:rFonts w:ascii="Wingdings" w:eastAsia="Wingdings" w:hAnsi="Wingdings" w:cs="Wingdings"/>
          <w:sz w:val="27"/>
          <w:szCs w:val="27"/>
        </w:rPr>
        <w:t>à</w:t>
      </w:r>
      <w:r w:rsidR="004D4846">
        <w:rPr>
          <w:rFonts w:ascii="Calibri" w:eastAsia="Calibri" w:hAnsi="Calibri" w:cs="Calibri"/>
          <w:sz w:val="27"/>
          <w:szCs w:val="27"/>
        </w:rPr>
        <w:t xml:space="preserve"> v</w:t>
      </w:r>
      <w:r w:rsidR="08056B30" w:rsidRPr="08056B30">
        <w:rPr>
          <w:rFonts w:ascii="Calibri" w:eastAsia="Calibri" w:hAnsi="Calibri" w:cs="Calibri"/>
          <w:sz w:val="27"/>
          <w:szCs w:val="27"/>
        </w:rPr>
        <w:t>erdopple jede Kante in MST (Gegenkanten einfügen)</w:t>
      </w:r>
    </w:p>
    <w:p w14:paraId="62210BB9" w14:textId="245CFE8A" w:rsidR="08056B30" w:rsidRDefault="08056B30" w:rsidP="008D62C1">
      <w:pPr>
        <w:pStyle w:val="Listenabsatz"/>
        <w:numPr>
          <w:ilvl w:val="1"/>
          <w:numId w:val="26"/>
        </w:numPr>
        <w:rPr>
          <w:b/>
          <w:bCs/>
          <w:sz w:val="27"/>
          <w:szCs w:val="27"/>
        </w:rPr>
      </w:pPr>
      <w:r w:rsidRPr="08056B30">
        <w:rPr>
          <w:rFonts w:ascii="Calibri" w:eastAsia="Calibri" w:hAnsi="Calibri" w:cs="Calibri"/>
          <w:sz w:val="27"/>
          <w:szCs w:val="27"/>
        </w:rPr>
        <w:lastRenderedPageBreak/>
        <w:t>Bestimme Eulerkreis in MST (</w:t>
      </w:r>
      <w:proofErr w:type="spellStart"/>
      <w:r w:rsidRPr="08056B30">
        <w:rPr>
          <w:rFonts w:ascii="Calibri" w:eastAsia="Calibri" w:hAnsi="Calibri" w:cs="Calibri"/>
          <w:sz w:val="27"/>
          <w:szCs w:val="27"/>
        </w:rPr>
        <w:t>zB</w:t>
      </w:r>
      <w:proofErr w:type="spellEnd"/>
      <w:r w:rsidRPr="08056B30">
        <w:rPr>
          <w:rFonts w:ascii="Calibri" w:eastAsia="Calibri" w:hAnsi="Calibri" w:cs="Calibri"/>
          <w:sz w:val="27"/>
          <w:szCs w:val="27"/>
        </w:rPr>
        <w:t xml:space="preserve"> Fleury)</w:t>
      </w:r>
      <w:r w:rsidR="009730F1">
        <w:rPr>
          <w:rFonts w:ascii="Calibri" w:eastAsia="Calibri" w:hAnsi="Calibri" w:cs="Calibri"/>
          <w:sz w:val="27"/>
          <w:szCs w:val="27"/>
        </w:rPr>
        <w:t xml:space="preserve"> </w:t>
      </w:r>
      <w:r w:rsidR="009730F1" w:rsidRPr="009730F1">
        <w:rPr>
          <w:rFonts w:ascii="Wingdings" w:eastAsia="Wingdings" w:hAnsi="Wingdings" w:cs="Wingdings"/>
          <w:sz w:val="27"/>
          <w:szCs w:val="27"/>
        </w:rPr>
        <w:t>à</w:t>
      </w:r>
      <w:r w:rsidR="009730F1">
        <w:rPr>
          <w:rFonts w:ascii="Calibri" w:eastAsia="Calibri" w:hAnsi="Calibri" w:cs="Calibri"/>
          <w:sz w:val="27"/>
          <w:szCs w:val="27"/>
        </w:rPr>
        <w:t xml:space="preserve"> </w:t>
      </w:r>
      <w:r w:rsidR="00530A12">
        <w:rPr>
          <w:rFonts w:ascii="Calibri" w:eastAsia="Calibri" w:hAnsi="Calibri" w:cs="Calibri"/>
          <w:sz w:val="27"/>
          <w:szCs w:val="27"/>
        </w:rPr>
        <w:t xml:space="preserve">da </w:t>
      </w:r>
      <w:r w:rsidR="00BA1848">
        <w:rPr>
          <w:rFonts w:ascii="Calibri" w:eastAsia="Calibri" w:hAnsi="Calibri" w:cs="Calibri"/>
          <w:sz w:val="27"/>
          <w:szCs w:val="27"/>
        </w:rPr>
        <w:t>Knoten immer mit 2 Kanten (hin- und zurück) verbunden sind, ist der Knotengrad jedes Knoten gerade und es MUSS einen Eulerkreis geben</w:t>
      </w:r>
    </w:p>
    <w:p w14:paraId="38B20702" w14:textId="35848AD6" w:rsidR="08056B30" w:rsidRDefault="08056B30" w:rsidP="008D62C1">
      <w:pPr>
        <w:pStyle w:val="Listenabsatz"/>
        <w:numPr>
          <w:ilvl w:val="1"/>
          <w:numId w:val="26"/>
        </w:numPr>
        <w:rPr>
          <w:b/>
          <w:bCs/>
          <w:sz w:val="27"/>
          <w:szCs w:val="27"/>
        </w:rPr>
      </w:pPr>
      <w:r w:rsidRPr="08056B30">
        <w:rPr>
          <w:rFonts w:ascii="Calibri" w:eastAsia="Calibri" w:hAnsi="Calibri" w:cs="Calibri"/>
          <w:sz w:val="27"/>
          <w:szCs w:val="27"/>
        </w:rPr>
        <w:t>neuer Graph mit allen Kanten, lösche alle Kanten</w:t>
      </w:r>
      <w:r w:rsidR="00A51A80">
        <w:rPr>
          <w:rFonts w:ascii="Calibri" w:eastAsia="Calibri" w:hAnsi="Calibri" w:cs="Calibri"/>
          <w:sz w:val="27"/>
          <w:szCs w:val="27"/>
        </w:rPr>
        <w:t>,</w:t>
      </w:r>
      <w:r w:rsidRPr="08056B30">
        <w:rPr>
          <w:rFonts w:ascii="Calibri" w:eastAsia="Calibri" w:hAnsi="Calibri" w:cs="Calibri"/>
          <w:sz w:val="27"/>
          <w:szCs w:val="27"/>
        </w:rPr>
        <w:t xml:space="preserve"> die bereits besucht wurden, neue Kante ist nächster Knoten aus dem Eulerkreis (</w:t>
      </w:r>
      <w:r w:rsidR="00F77FE0">
        <w:rPr>
          <w:rFonts w:ascii="Calibri" w:eastAsia="Calibri" w:hAnsi="Calibri" w:cs="Calibri"/>
          <w:sz w:val="27"/>
          <w:szCs w:val="27"/>
        </w:rPr>
        <w:t>Ü</w:t>
      </w:r>
      <w:r w:rsidRPr="08056B30">
        <w:rPr>
          <w:rFonts w:ascii="Calibri" w:eastAsia="Calibri" w:hAnsi="Calibri" w:cs="Calibri"/>
          <w:sz w:val="27"/>
          <w:szCs w:val="27"/>
        </w:rPr>
        <w:t>bung)</w:t>
      </w:r>
    </w:p>
    <w:p w14:paraId="51B935D8" w14:textId="3665F5A9" w:rsidR="08056B30" w:rsidRDefault="08056B30" w:rsidP="00A51A80">
      <w:pPr>
        <w:pStyle w:val="Listenabsatz"/>
        <w:ind w:left="1440"/>
        <w:rPr>
          <w:rFonts w:eastAsiaTheme="minorEastAsia"/>
          <w:sz w:val="27"/>
          <w:szCs w:val="27"/>
        </w:rPr>
      </w:pPr>
      <w:r>
        <w:rPr>
          <w:noProof/>
        </w:rPr>
        <w:drawing>
          <wp:inline distT="0" distB="0" distL="0" distR="0" wp14:anchorId="7A1950EE" wp14:editId="2E4E4EFF">
            <wp:extent cx="4572000" cy="1762125"/>
            <wp:effectExtent l="0" t="0" r="0" b="0"/>
            <wp:docPr id="1365441399" name="Picture 1365441399"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7DDB9880" w14:textId="249BD4B6" w:rsidR="563156BA" w:rsidRDefault="563156BA" w:rsidP="563156BA">
      <w:pPr>
        <w:rPr>
          <w:sz w:val="27"/>
          <w:szCs w:val="27"/>
        </w:rPr>
      </w:pPr>
    </w:p>
    <w:p w14:paraId="1A1C2CA2" w14:textId="7839DC87"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Welche Algorithmen für die kürzeste Wegfindung kennen Sie? Vergleichen Sie diese und diskutieren Sie die Anwendbarkeit dieser Algorithmen!</w:t>
      </w:r>
    </w:p>
    <w:p w14:paraId="2146CC62" w14:textId="20E75342" w:rsidR="563156BA" w:rsidRDefault="08056B30" w:rsidP="008D62C1">
      <w:pPr>
        <w:pStyle w:val="Listenabsatz"/>
        <w:numPr>
          <w:ilvl w:val="0"/>
          <w:numId w:val="25"/>
        </w:numPr>
        <w:rPr>
          <w:rFonts w:eastAsiaTheme="minorEastAsia"/>
          <w:b/>
          <w:bCs/>
          <w:sz w:val="27"/>
          <w:szCs w:val="27"/>
        </w:rPr>
      </w:pPr>
      <w:proofErr w:type="spellStart"/>
      <w:r w:rsidRPr="08056B30">
        <w:rPr>
          <w:sz w:val="27"/>
          <w:szCs w:val="27"/>
        </w:rPr>
        <w:t>Dijstra</w:t>
      </w:r>
      <w:proofErr w:type="spellEnd"/>
      <w:r w:rsidRPr="08056B30">
        <w:rPr>
          <w:sz w:val="27"/>
          <w:szCs w:val="27"/>
        </w:rPr>
        <w:t xml:space="preserve"> – </w:t>
      </w:r>
      <w:proofErr w:type="spellStart"/>
      <w:r w:rsidRPr="08056B30">
        <w:rPr>
          <w:sz w:val="27"/>
          <w:szCs w:val="27"/>
        </w:rPr>
        <w:t>Bidirectionaler</w:t>
      </w:r>
      <w:proofErr w:type="spellEnd"/>
      <w:r w:rsidRPr="08056B30">
        <w:rPr>
          <w:sz w:val="27"/>
          <w:szCs w:val="27"/>
        </w:rPr>
        <w:t xml:space="preserve"> </w:t>
      </w:r>
      <w:proofErr w:type="spellStart"/>
      <w:r w:rsidRPr="08056B30">
        <w:rPr>
          <w:sz w:val="27"/>
          <w:szCs w:val="27"/>
        </w:rPr>
        <w:t>Dijstra</w:t>
      </w:r>
      <w:proofErr w:type="spellEnd"/>
      <w:r w:rsidR="004B5617">
        <w:rPr>
          <w:sz w:val="27"/>
          <w:szCs w:val="27"/>
        </w:rPr>
        <w:t xml:space="preserve"> (Breitensuche)</w:t>
      </w:r>
    </w:p>
    <w:p w14:paraId="631BFBF4" w14:textId="28B6E7B6" w:rsidR="563156BA" w:rsidRDefault="08056B30" w:rsidP="008D62C1">
      <w:pPr>
        <w:pStyle w:val="Listenabsatz"/>
        <w:numPr>
          <w:ilvl w:val="1"/>
          <w:numId w:val="25"/>
        </w:numPr>
        <w:rPr>
          <w:b/>
          <w:bCs/>
          <w:sz w:val="27"/>
          <w:szCs w:val="27"/>
        </w:rPr>
      </w:pPr>
      <w:r w:rsidRPr="08056B30">
        <w:rPr>
          <w:sz w:val="27"/>
          <w:szCs w:val="27"/>
        </w:rPr>
        <w:t>Kürzester Weg von Start zum Ziel</w:t>
      </w:r>
    </w:p>
    <w:p w14:paraId="5F341CF7" w14:textId="6EB23B88" w:rsidR="563156BA" w:rsidRPr="00BF6B51" w:rsidRDefault="08056B30" w:rsidP="008D62C1">
      <w:pPr>
        <w:pStyle w:val="Listenabsatz"/>
        <w:numPr>
          <w:ilvl w:val="1"/>
          <w:numId w:val="25"/>
        </w:numPr>
        <w:rPr>
          <w:rFonts w:eastAsiaTheme="minorEastAsia"/>
          <w:sz w:val="27"/>
          <w:szCs w:val="27"/>
        </w:rPr>
      </w:pPr>
      <w:r w:rsidRPr="08056B30">
        <w:rPr>
          <w:sz w:val="27"/>
          <w:szCs w:val="27"/>
        </w:rPr>
        <w:t xml:space="preserve">Der Dijkstra Algorithmus ist ein sogenannter </w:t>
      </w:r>
      <w:proofErr w:type="spellStart"/>
      <w:r w:rsidRPr="08056B30">
        <w:rPr>
          <w:sz w:val="27"/>
          <w:szCs w:val="27"/>
        </w:rPr>
        <w:t>Greedy</w:t>
      </w:r>
      <w:proofErr w:type="spellEnd"/>
      <w:r w:rsidRPr="08056B30">
        <w:rPr>
          <w:sz w:val="27"/>
          <w:szCs w:val="27"/>
        </w:rPr>
        <w:t xml:space="preserve"> Algorithmus</w:t>
      </w:r>
      <w:r w:rsidR="00365D14">
        <w:rPr>
          <w:sz w:val="27"/>
          <w:szCs w:val="27"/>
        </w:rPr>
        <w:t xml:space="preserve">, der immer den günstigsten Weg vom Startknoten zu einem anderen Knoten </w:t>
      </w:r>
      <w:r w:rsidR="00295B93">
        <w:rPr>
          <w:sz w:val="27"/>
          <w:szCs w:val="27"/>
        </w:rPr>
        <w:t>wählt</w:t>
      </w:r>
      <w:r w:rsidRPr="08056B30">
        <w:rPr>
          <w:sz w:val="27"/>
          <w:szCs w:val="27"/>
        </w:rPr>
        <w:t>.</w:t>
      </w:r>
      <w:r w:rsidR="00295B93">
        <w:rPr>
          <w:sz w:val="27"/>
          <w:szCs w:val="27"/>
        </w:rPr>
        <w:t xml:space="preserve"> Es werden alle anderen Knoten (in konzentrischen Kreisen</w:t>
      </w:r>
      <w:r w:rsidR="00751E70">
        <w:rPr>
          <w:sz w:val="27"/>
          <w:szCs w:val="27"/>
        </w:rPr>
        <w:t xml:space="preserve"> = </w:t>
      </w:r>
      <w:r w:rsidR="009A5EFA">
        <w:rPr>
          <w:sz w:val="27"/>
          <w:szCs w:val="27"/>
        </w:rPr>
        <w:t>gleichmäßig in alle Richtungen</w:t>
      </w:r>
      <w:r w:rsidR="00295B93">
        <w:rPr>
          <w:sz w:val="27"/>
          <w:szCs w:val="27"/>
        </w:rPr>
        <w:t xml:space="preserve">) </w:t>
      </w:r>
      <w:r w:rsidR="00367752">
        <w:rPr>
          <w:sz w:val="27"/>
          <w:szCs w:val="27"/>
        </w:rPr>
        <w:t>durchsucht</w:t>
      </w:r>
      <w:r w:rsidR="00860F12">
        <w:rPr>
          <w:sz w:val="27"/>
          <w:szCs w:val="27"/>
        </w:rPr>
        <w:t>, bis man den günstigsten Weg zum Zielknoten gefunden hat.</w:t>
      </w:r>
      <w:r w:rsidRPr="08056B30">
        <w:rPr>
          <w:sz w:val="27"/>
          <w:szCs w:val="27"/>
        </w:rPr>
        <w:t xml:space="preserve"> Er hilft dir die kürzesten beziehungsweise kostengünstigsten Wege zu berechnen. Die Kantengewichte, so nennt man die Kosten, um von einem Punkt zum nächsten zu kommen, dürfen beim Dijkstra-Algorithmus nicht negativ sein</w:t>
      </w:r>
      <w:r w:rsidR="00860F12">
        <w:rPr>
          <w:sz w:val="27"/>
          <w:szCs w:val="27"/>
        </w:rPr>
        <w:t>.</w:t>
      </w:r>
    </w:p>
    <w:p w14:paraId="52D166A7" w14:textId="7BECD5BC" w:rsidR="00BF6B51" w:rsidRDefault="00570D24" w:rsidP="008D62C1">
      <w:pPr>
        <w:pStyle w:val="Listenabsatz"/>
        <w:numPr>
          <w:ilvl w:val="1"/>
          <w:numId w:val="25"/>
        </w:numPr>
        <w:rPr>
          <w:rFonts w:eastAsiaTheme="minorEastAsia"/>
          <w:sz w:val="27"/>
          <w:szCs w:val="27"/>
        </w:rPr>
      </w:pPr>
      <w:r>
        <w:rPr>
          <w:sz w:val="27"/>
          <w:szCs w:val="27"/>
        </w:rPr>
        <w:t xml:space="preserve">Update: </w:t>
      </w:r>
      <w:r w:rsidR="00BF6B51">
        <w:rPr>
          <w:sz w:val="27"/>
          <w:szCs w:val="27"/>
        </w:rPr>
        <w:t xml:space="preserve">Berücksichtigt die </w:t>
      </w:r>
      <w:r w:rsidR="000C47D9">
        <w:rPr>
          <w:sz w:val="27"/>
          <w:szCs w:val="27"/>
        </w:rPr>
        <w:t>Kosten vom Start bis zum aktuellen Knoten + die zusätzlichen Kosten</w:t>
      </w:r>
      <w:r>
        <w:rPr>
          <w:sz w:val="27"/>
          <w:szCs w:val="27"/>
        </w:rPr>
        <w:t xml:space="preserve"> für den nächsten Schritt</w:t>
      </w:r>
    </w:p>
    <w:p w14:paraId="25CA3787" w14:textId="28C6CA87" w:rsidR="563156BA" w:rsidRDefault="3614F6B3" w:rsidP="008D62C1">
      <w:pPr>
        <w:pStyle w:val="Listenabsatz"/>
        <w:numPr>
          <w:ilvl w:val="1"/>
          <w:numId w:val="25"/>
        </w:numPr>
        <w:rPr>
          <w:sz w:val="27"/>
          <w:szCs w:val="27"/>
        </w:rPr>
      </w:pPr>
      <w:r w:rsidRPr="54051B2D">
        <w:rPr>
          <w:sz w:val="27"/>
          <w:szCs w:val="27"/>
        </w:rPr>
        <w:t>Bidirektional</w:t>
      </w:r>
      <w:r w:rsidR="25D40AA6" w:rsidRPr="54051B2D">
        <w:rPr>
          <w:sz w:val="27"/>
          <w:szCs w:val="27"/>
        </w:rPr>
        <w:t xml:space="preserve"> gehe vom Start und Zielpunkt gleichzeitig los</w:t>
      </w:r>
      <w:r w:rsidR="42EFFC3E" w:rsidRPr="54051B2D">
        <w:rPr>
          <w:sz w:val="27"/>
          <w:szCs w:val="27"/>
        </w:rPr>
        <w:t>.</w:t>
      </w:r>
      <w:r w:rsidR="6D83251D" w:rsidRPr="54051B2D">
        <w:rPr>
          <w:sz w:val="27"/>
          <w:szCs w:val="27"/>
        </w:rPr>
        <w:t xml:space="preserve"> Sobald ein Punkt in beiden Dijkstras vorkommt, </w:t>
      </w:r>
      <w:r w:rsidR="2A0EEA7F" w:rsidRPr="54051B2D">
        <w:rPr>
          <w:sz w:val="27"/>
          <w:szCs w:val="27"/>
        </w:rPr>
        <w:t xml:space="preserve">dient dieser als obere Schranke. Findet man erneut einen Punkt, der in beiden vorkommt und höhere Gesamtkosten </w:t>
      </w:r>
      <w:r w:rsidR="72838EB1" w:rsidRPr="54051B2D">
        <w:rPr>
          <w:sz w:val="27"/>
          <w:szCs w:val="27"/>
        </w:rPr>
        <w:t>als die obere Schranke hat, kann man den Algorithmus beenden.</w:t>
      </w:r>
    </w:p>
    <w:p w14:paraId="3DACE3BB" w14:textId="2BA26C25" w:rsidR="563156BA" w:rsidRDefault="08056B30" w:rsidP="008D62C1">
      <w:pPr>
        <w:pStyle w:val="Listenabsatz"/>
        <w:numPr>
          <w:ilvl w:val="1"/>
          <w:numId w:val="25"/>
        </w:numPr>
        <w:rPr>
          <w:sz w:val="27"/>
          <w:szCs w:val="27"/>
        </w:rPr>
      </w:pPr>
      <w:r w:rsidRPr="08056B30">
        <w:rPr>
          <w:sz w:val="27"/>
          <w:szCs w:val="27"/>
        </w:rPr>
        <w:t xml:space="preserve">Nur bei </w:t>
      </w:r>
      <w:r w:rsidR="00570D24" w:rsidRPr="08056B30">
        <w:rPr>
          <w:sz w:val="27"/>
          <w:szCs w:val="27"/>
        </w:rPr>
        <w:t>positi</w:t>
      </w:r>
      <w:r w:rsidR="00570D24">
        <w:rPr>
          <w:sz w:val="27"/>
          <w:szCs w:val="27"/>
        </w:rPr>
        <w:t>ven</w:t>
      </w:r>
      <w:r w:rsidRPr="08056B30">
        <w:rPr>
          <w:sz w:val="27"/>
          <w:szCs w:val="27"/>
        </w:rPr>
        <w:t xml:space="preserve"> Kantengewichten</w:t>
      </w:r>
    </w:p>
    <w:p w14:paraId="32C1710B" w14:textId="18F701D0" w:rsidR="563156BA" w:rsidRDefault="08056B30" w:rsidP="008D62C1">
      <w:pPr>
        <w:pStyle w:val="Listenabsatz"/>
        <w:numPr>
          <w:ilvl w:val="0"/>
          <w:numId w:val="25"/>
        </w:numPr>
        <w:rPr>
          <w:sz w:val="27"/>
          <w:szCs w:val="27"/>
        </w:rPr>
      </w:pPr>
      <w:proofErr w:type="spellStart"/>
      <w:r w:rsidRPr="08056B30">
        <w:rPr>
          <w:sz w:val="27"/>
          <w:szCs w:val="27"/>
        </w:rPr>
        <w:t>Bellman</w:t>
      </w:r>
      <w:proofErr w:type="spellEnd"/>
      <w:r w:rsidRPr="08056B30">
        <w:rPr>
          <w:sz w:val="27"/>
          <w:szCs w:val="27"/>
        </w:rPr>
        <w:t xml:space="preserve"> Moore Ford</w:t>
      </w:r>
      <w:r w:rsidR="004B5617">
        <w:rPr>
          <w:sz w:val="27"/>
          <w:szCs w:val="27"/>
        </w:rPr>
        <w:t xml:space="preserve"> (</w:t>
      </w:r>
      <w:r w:rsidR="002A4476">
        <w:rPr>
          <w:sz w:val="27"/>
          <w:szCs w:val="27"/>
        </w:rPr>
        <w:t>Breitensuche</w:t>
      </w:r>
      <w:r w:rsidR="004B5617">
        <w:rPr>
          <w:sz w:val="27"/>
          <w:szCs w:val="27"/>
        </w:rPr>
        <w:t>)</w:t>
      </w:r>
    </w:p>
    <w:p w14:paraId="53FF33F0" w14:textId="5890BAE9" w:rsidR="563156BA" w:rsidRDefault="08056B30" w:rsidP="008D62C1">
      <w:pPr>
        <w:pStyle w:val="Listenabsatz"/>
        <w:numPr>
          <w:ilvl w:val="1"/>
          <w:numId w:val="25"/>
        </w:numPr>
        <w:rPr>
          <w:sz w:val="27"/>
          <w:szCs w:val="27"/>
        </w:rPr>
      </w:pPr>
      <w:r w:rsidRPr="08056B30">
        <w:rPr>
          <w:sz w:val="27"/>
          <w:szCs w:val="27"/>
        </w:rPr>
        <w:t>nicht negative Zyklen</w:t>
      </w:r>
      <w:r w:rsidR="00860F12">
        <w:rPr>
          <w:sz w:val="27"/>
          <w:szCs w:val="27"/>
        </w:rPr>
        <w:t>, aber negative Kantengewichte erlaubt</w:t>
      </w:r>
    </w:p>
    <w:p w14:paraId="57E0CF2D" w14:textId="5CF70422" w:rsidR="563156BA" w:rsidRDefault="08056B30" w:rsidP="008D62C1">
      <w:pPr>
        <w:pStyle w:val="Listenabsatz"/>
        <w:numPr>
          <w:ilvl w:val="1"/>
          <w:numId w:val="25"/>
        </w:numPr>
        <w:rPr>
          <w:sz w:val="27"/>
          <w:szCs w:val="27"/>
        </w:rPr>
      </w:pPr>
      <w:r w:rsidRPr="08056B30">
        <w:rPr>
          <w:sz w:val="27"/>
          <w:szCs w:val="27"/>
        </w:rPr>
        <w:t>kürzester Weg von Start zu allen anderen Knoten</w:t>
      </w:r>
      <w:r w:rsidR="00860F12">
        <w:rPr>
          <w:sz w:val="27"/>
          <w:szCs w:val="27"/>
        </w:rPr>
        <w:t xml:space="preserve"> (arbeitet mit Stack</w:t>
      </w:r>
      <w:r w:rsidR="46EDD15D" w:rsidRPr="6392F61F">
        <w:rPr>
          <w:sz w:val="27"/>
          <w:szCs w:val="27"/>
        </w:rPr>
        <w:t>)</w:t>
      </w:r>
    </w:p>
    <w:p w14:paraId="75DB79F7" w14:textId="4D2FB772" w:rsidR="00BD689C" w:rsidRDefault="00BD689C" w:rsidP="008D62C1">
      <w:pPr>
        <w:pStyle w:val="Listenabsatz"/>
        <w:numPr>
          <w:ilvl w:val="1"/>
          <w:numId w:val="25"/>
        </w:numPr>
        <w:rPr>
          <w:sz w:val="27"/>
          <w:szCs w:val="27"/>
        </w:rPr>
      </w:pPr>
      <w:r>
        <w:rPr>
          <w:sz w:val="27"/>
          <w:szCs w:val="27"/>
        </w:rPr>
        <w:lastRenderedPageBreak/>
        <w:t xml:space="preserve">Dijkstra ist fertig, </w:t>
      </w:r>
      <w:r w:rsidR="00735757">
        <w:rPr>
          <w:sz w:val="27"/>
          <w:szCs w:val="27"/>
        </w:rPr>
        <w:t>sobald Zielknoten abgearbeitet wurde (in F ist)</w:t>
      </w:r>
      <w:r w:rsidR="008B4F57">
        <w:rPr>
          <w:sz w:val="27"/>
          <w:szCs w:val="27"/>
        </w:rPr>
        <w:t>. BMF muss so lange weiterlaufen</w:t>
      </w:r>
      <w:r w:rsidR="763CC8E9" w:rsidRPr="6392F61F">
        <w:rPr>
          <w:sz w:val="27"/>
          <w:szCs w:val="27"/>
        </w:rPr>
        <w:t>,</w:t>
      </w:r>
      <w:r w:rsidR="008B4F57">
        <w:rPr>
          <w:sz w:val="27"/>
          <w:szCs w:val="27"/>
        </w:rPr>
        <w:t xml:space="preserve"> bis kein Knoten mehr am Stack liegt</w:t>
      </w:r>
    </w:p>
    <w:p w14:paraId="4B11205E" w14:textId="2F60787B" w:rsidR="563156BA" w:rsidRDefault="08056B30" w:rsidP="008D62C1">
      <w:pPr>
        <w:pStyle w:val="Listenabsatz"/>
        <w:numPr>
          <w:ilvl w:val="0"/>
          <w:numId w:val="25"/>
        </w:numPr>
        <w:rPr>
          <w:b/>
          <w:bCs/>
          <w:sz w:val="27"/>
          <w:szCs w:val="27"/>
        </w:rPr>
      </w:pPr>
      <w:r w:rsidRPr="08056B30">
        <w:rPr>
          <w:sz w:val="27"/>
          <w:szCs w:val="27"/>
        </w:rPr>
        <w:t>A*</w:t>
      </w:r>
    </w:p>
    <w:p w14:paraId="5FF2D904" w14:textId="5EE57E6A" w:rsidR="563156BA" w:rsidRDefault="08056B30" w:rsidP="008D62C1">
      <w:pPr>
        <w:pStyle w:val="Listenabsatz"/>
        <w:numPr>
          <w:ilvl w:val="1"/>
          <w:numId w:val="25"/>
        </w:numPr>
        <w:rPr>
          <w:rFonts w:eastAsiaTheme="minorEastAsia"/>
          <w:sz w:val="27"/>
          <w:szCs w:val="27"/>
        </w:rPr>
      </w:pPr>
      <w:r w:rsidRPr="08056B30">
        <w:rPr>
          <w:sz w:val="27"/>
          <w:szCs w:val="27"/>
        </w:rPr>
        <w:t xml:space="preserve">Der A*-Algorithmus („A Stern“ oder englisch „a </w:t>
      </w:r>
      <w:proofErr w:type="spellStart"/>
      <w:r w:rsidRPr="08056B30">
        <w:rPr>
          <w:sz w:val="27"/>
          <w:szCs w:val="27"/>
        </w:rPr>
        <w:t>star</w:t>
      </w:r>
      <w:proofErr w:type="spellEnd"/>
      <w:r w:rsidRPr="08056B30">
        <w:rPr>
          <w:sz w:val="27"/>
          <w:szCs w:val="27"/>
        </w:rPr>
        <w:t>“, auch A*-Suche) gehört zur Klasse der informierten Suchalgorithmen. Er dient in der Informatik der Berechnung eines kürzesten Pfades zwischen zwei Knoten in einem Graphen mit positiven Kantengewichten</w:t>
      </w:r>
      <w:r w:rsidR="00860F12">
        <w:rPr>
          <w:sz w:val="27"/>
          <w:szCs w:val="27"/>
        </w:rPr>
        <w:t xml:space="preserve"> und berücksichtigt zusätzlich eine Heuristik</w:t>
      </w:r>
      <w:r w:rsidRPr="08056B30">
        <w:rPr>
          <w:sz w:val="27"/>
          <w:szCs w:val="27"/>
        </w:rPr>
        <w:t>.</w:t>
      </w:r>
      <w:r w:rsidR="00860F12">
        <w:rPr>
          <w:sz w:val="27"/>
          <w:szCs w:val="27"/>
        </w:rPr>
        <w:t xml:space="preserve"> Ist die Heuristik gut, findet A* den kürzesten Pfad deutlich schneller als Dijkstra; bei einer falschen Heuristik findet A+ evtl. gar nicht den kürzesten Pfad</w:t>
      </w:r>
      <w:r w:rsidRPr="08056B30">
        <w:rPr>
          <w:sz w:val="27"/>
          <w:szCs w:val="27"/>
        </w:rPr>
        <w:t>.</w:t>
      </w:r>
    </w:p>
    <w:p w14:paraId="0BEF929D" w14:textId="78C5CA2B" w:rsidR="563156BA" w:rsidRDefault="25D40AA6" w:rsidP="008D62C1">
      <w:pPr>
        <w:pStyle w:val="Listenabsatz"/>
        <w:numPr>
          <w:ilvl w:val="1"/>
          <w:numId w:val="25"/>
        </w:numPr>
        <w:rPr>
          <w:sz w:val="27"/>
          <w:szCs w:val="27"/>
        </w:rPr>
      </w:pPr>
      <w:proofErr w:type="spellStart"/>
      <w:r w:rsidRPr="54051B2D">
        <w:rPr>
          <w:sz w:val="27"/>
          <w:szCs w:val="27"/>
        </w:rPr>
        <w:t>Heuristic</w:t>
      </w:r>
      <w:proofErr w:type="spellEnd"/>
      <w:r w:rsidRPr="54051B2D">
        <w:rPr>
          <w:sz w:val="27"/>
          <w:szCs w:val="27"/>
        </w:rPr>
        <w:t xml:space="preserve">: unterschätzt die tatsächlichen Kosten; (streng) monoton </w:t>
      </w:r>
      <w:r w:rsidR="1A8481D4" w:rsidRPr="54051B2D">
        <w:rPr>
          <w:sz w:val="27"/>
          <w:szCs w:val="27"/>
        </w:rPr>
        <w:t>fallend</w:t>
      </w:r>
      <w:r w:rsidR="36F1CC80" w:rsidRPr="54051B2D">
        <w:rPr>
          <w:sz w:val="27"/>
          <w:szCs w:val="27"/>
        </w:rPr>
        <w:t xml:space="preserve"> </w:t>
      </w:r>
      <w:r w:rsidR="36F1CC80" w:rsidRPr="54051B2D">
        <w:rPr>
          <w:rFonts w:ascii="Wingdings" w:eastAsia="Wingdings" w:hAnsi="Wingdings" w:cs="Wingdings"/>
          <w:sz w:val="27"/>
          <w:szCs w:val="27"/>
        </w:rPr>
        <w:t>à</w:t>
      </w:r>
      <w:r w:rsidR="36F1CC80" w:rsidRPr="54051B2D">
        <w:rPr>
          <w:sz w:val="27"/>
          <w:szCs w:val="27"/>
        </w:rPr>
        <w:t xml:space="preserve"> je näher man zum Ziel kommt, desto </w:t>
      </w:r>
      <w:r w:rsidR="3D0F1FB2" w:rsidRPr="54051B2D">
        <w:rPr>
          <w:sz w:val="27"/>
          <w:szCs w:val="27"/>
        </w:rPr>
        <w:t>kleiner wird die Heuristik</w:t>
      </w:r>
    </w:p>
    <w:p w14:paraId="7F4C9E16" w14:textId="582B5412" w:rsidR="563156BA" w:rsidRDefault="7D9DBF7E" w:rsidP="75F725D9">
      <w:pPr>
        <w:pStyle w:val="Listenabsatz"/>
        <w:numPr>
          <w:ilvl w:val="1"/>
          <w:numId w:val="25"/>
        </w:numPr>
        <w:rPr>
          <w:rFonts w:eastAsiaTheme="minorEastAsia"/>
          <w:sz w:val="27"/>
          <w:szCs w:val="27"/>
        </w:rPr>
      </w:pPr>
      <w:r w:rsidRPr="75F725D9">
        <w:rPr>
          <w:sz w:val="27"/>
          <w:szCs w:val="27"/>
        </w:rPr>
        <w:t>h(u) ≤ w(</w:t>
      </w:r>
      <w:proofErr w:type="spellStart"/>
      <w:r w:rsidRPr="75F725D9">
        <w:rPr>
          <w:sz w:val="27"/>
          <w:szCs w:val="27"/>
        </w:rPr>
        <w:t>u,v</w:t>
      </w:r>
      <w:proofErr w:type="spellEnd"/>
      <w:r w:rsidRPr="75F725D9">
        <w:rPr>
          <w:sz w:val="27"/>
          <w:szCs w:val="27"/>
        </w:rPr>
        <w:t xml:space="preserve">) + h(v) ∀ </w:t>
      </w:r>
      <w:proofErr w:type="spellStart"/>
      <w:r w:rsidRPr="75F725D9">
        <w:rPr>
          <w:sz w:val="27"/>
          <w:szCs w:val="27"/>
        </w:rPr>
        <w:t>u,v</w:t>
      </w:r>
      <w:proofErr w:type="spellEnd"/>
      <w:r w:rsidRPr="75F725D9">
        <w:rPr>
          <w:sz w:val="27"/>
          <w:szCs w:val="27"/>
        </w:rPr>
        <w:t xml:space="preserve"> </w:t>
      </w:r>
      <w:r>
        <w:t xml:space="preserve">∈ </w:t>
      </w:r>
      <w:r w:rsidRPr="75F725D9">
        <w:rPr>
          <w:sz w:val="27"/>
          <w:szCs w:val="27"/>
        </w:rPr>
        <w:t>E</w:t>
      </w:r>
    </w:p>
    <w:p w14:paraId="7874CD47" w14:textId="5C254AC5" w:rsidR="563156BA" w:rsidRDefault="08056B30" w:rsidP="08056B30">
      <w:r>
        <w:rPr>
          <w:noProof/>
        </w:rPr>
        <w:drawing>
          <wp:inline distT="0" distB="0" distL="0" distR="0" wp14:anchorId="5311575B" wp14:editId="6FBA6DDD">
            <wp:extent cx="4572000" cy="942975"/>
            <wp:effectExtent l="0" t="0" r="0" b="0"/>
            <wp:docPr id="1935288033" name="Picture 1935288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2EEBE945" w14:textId="26B43211" w:rsidR="00354D95" w:rsidRDefault="00843A59" w:rsidP="08056B30">
      <w:r>
        <w:t xml:space="preserve">Breiten und Tiefensuche: </w:t>
      </w:r>
    </w:p>
    <w:p w14:paraId="728DC25D" w14:textId="77777777" w:rsidR="00843A59" w:rsidRDefault="00843A59" w:rsidP="08056B30"/>
    <w:p w14:paraId="35A84A88" w14:textId="352D0C22"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Gegeben der Dijkstra Algorithmus in folgendem Zustand. Welche Kante würde als nächstes ausgewählt? Wie lautet der kürzeste Weg? Welchen Weg findet der Dijkstra Algorithmus?</w:t>
      </w:r>
    </w:p>
    <w:p w14:paraId="5E2F2C4C" w14:textId="3DD66A49" w:rsidR="563156BA" w:rsidRDefault="009D69C9" w:rsidP="009D69C9">
      <w:pPr>
        <w:jc w:val="center"/>
        <w:rPr>
          <w:sz w:val="27"/>
          <w:szCs w:val="27"/>
        </w:rPr>
      </w:pPr>
      <w:r w:rsidRPr="009D69C9">
        <w:rPr>
          <w:noProof/>
          <w:sz w:val="27"/>
          <w:szCs w:val="27"/>
        </w:rPr>
        <w:lastRenderedPageBreak/>
        <w:drawing>
          <wp:inline distT="0" distB="0" distL="0" distR="0" wp14:anchorId="65B858A5" wp14:editId="37029DFC">
            <wp:extent cx="4524293" cy="343056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9981" cy="3442457"/>
                    </a:xfrm>
                    <a:prstGeom prst="rect">
                      <a:avLst/>
                    </a:prstGeom>
                  </pic:spPr>
                </pic:pic>
              </a:graphicData>
            </a:graphic>
          </wp:inline>
        </w:drawing>
      </w:r>
    </w:p>
    <w:p w14:paraId="3F5F3D3B" w14:textId="075AB68B" w:rsidR="009D69C9" w:rsidRDefault="00000000" w:rsidP="563156BA">
      <w:pPr>
        <w:rPr>
          <w:sz w:val="27"/>
          <w:szCs w:val="27"/>
        </w:rPr>
      </w:pPr>
      <w:hyperlink r:id="rId43">
        <w:r w:rsidR="42296FBA" w:rsidRPr="181AE2D8">
          <w:rPr>
            <w:rStyle w:val="Hyperlink"/>
            <w:sz w:val="27"/>
            <w:szCs w:val="27"/>
          </w:rPr>
          <w:t>https://www.101computing.net/dijkstras-shortest-path-algorithm/</w:t>
        </w:r>
      </w:hyperlink>
    </w:p>
    <w:p w14:paraId="113B5C14" w14:textId="028D31E7" w:rsidR="181AE2D8" w:rsidRDefault="181AE2D8" w:rsidP="181AE2D8">
      <w:pPr>
        <w:pStyle w:val="Listenabsatz"/>
        <w:numPr>
          <w:ilvl w:val="0"/>
          <w:numId w:val="58"/>
        </w:numPr>
        <w:rPr>
          <w:rFonts w:eastAsiaTheme="minorEastAsia"/>
          <w:sz w:val="27"/>
          <w:szCs w:val="27"/>
        </w:rPr>
      </w:pPr>
      <w:r w:rsidRPr="181AE2D8">
        <w:rPr>
          <w:sz w:val="27"/>
          <w:szCs w:val="27"/>
        </w:rPr>
        <w:t>Nimmt Wert aus der Liste “</w:t>
      </w:r>
      <w:proofErr w:type="spellStart"/>
      <w:r w:rsidRPr="181AE2D8">
        <w:rPr>
          <w:sz w:val="27"/>
          <w:szCs w:val="27"/>
        </w:rPr>
        <w:t>dist</w:t>
      </w:r>
      <w:proofErr w:type="spellEnd"/>
      <w:r w:rsidRPr="181AE2D8">
        <w:rPr>
          <w:sz w:val="27"/>
          <w:szCs w:val="27"/>
        </w:rPr>
        <w:t>” mit den geringsten Kosten.</w:t>
      </w:r>
    </w:p>
    <w:p w14:paraId="2088A36C" w14:textId="77777777" w:rsidR="009D69C9" w:rsidRDefault="009D69C9" w:rsidP="563156BA">
      <w:pPr>
        <w:rPr>
          <w:sz w:val="27"/>
          <w:szCs w:val="27"/>
        </w:rPr>
      </w:pPr>
    </w:p>
    <w:p w14:paraId="787680B3" w14:textId="769F7FC9"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Wie können Sie den Dijkstra Algorithmus potenziell noch beschleunigen?</w:t>
      </w:r>
    </w:p>
    <w:p w14:paraId="35EFD5F0" w14:textId="6C5DF4BE" w:rsidR="08056B30" w:rsidRDefault="00735757" w:rsidP="008D62C1">
      <w:pPr>
        <w:pStyle w:val="Listenabsatz"/>
        <w:numPr>
          <w:ilvl w:val="0"/>
          <w:numId w:val="24"/>
        </w:numPr>
        <w:rPr>
          <w:rFonts w:eastAsiaTheme="minorEastAsia"/>
          <w:b/>
          <w:bCs/>
          <w:sz w:val="27"/>
          <w:szCs w:val="27"/>
        </w:rPr>
      </w:pPr>
      <w:r w:rsidRPr="08056B30">
        <w:rPr>
          <w:sz w:val="27"/>
          <w:szCs w:val="27"/>
        </w:rPr>
        <w:t>Bidirektionale</w:t>
      </w:r>
      <w:r w:rsidR="08056B30" w:rsidRPr="08056B30">
        <w:rPr>
          <w:sz w:val="27"/>
          <w:szCs w:val="27"/>
        </w:rPr>
        <w:t xml:space="preserve"> Suche</w:t>
      </w:r>
    </w:p>
    <w:p w14:paraId="52E6F902" w14:textId="1F2632A2" w:rsidR="08056B30" w:rsidRDefault="08056B30" w:rsidP="008D62C1">
      <w:pPr>
        <w:pStyle w:val="Listenabsatz"/>
        <w:numPr>
          <w:ilvl w:val="1"/>
          <w:numId w:val="24"/>
        </w:numPr>
        <w:rPr>
          <w:b/>
          <w:bCs/>
          <w:sz w:val="27"/>
          <w:szCs w:val="27"/>
        </w:rPr>
      </w:pPr>
      <w:r w:rsidRPr="08056B30">
        <w:rPr>
          <w:sz w:val="27"/>
          <w:szCs w:val="27"/>
        </w:rPr>
        <w:t>Wir starten bei zwei verschiedenen Punkten</w:t>
      </w:r>
      <w:r w:rsidR="25D40AA6" w:rsidRPr="181AE2D8">
        <w:rPr>
          <w:sz w:val="27"/>
          <w:szCs w:val="27"/>
        </w:rPr>
        <w:t xml:space="preserve"> (Start &amp; Ziel)</w:t>
      </w:r>
    </w:p>
    <w:p w14:paraId="430AD407" w14:textId="39E51880" w:rsidR="08056B30" w:rsidRDefault="08056B30" w:rsidP="008D62C1">
      <w:pPr>
        <w:pStyle w:val="Listenabsatz"/>
        <w:numPr>
          <w:ilvl w:val="1"/>
          <w:numId w:val="24"/>
        </w:numPr>
        <w:rPr>
          <w:b/>
          <w:bCs/>
          <w:sz w:val="27"/>
          <w:szCs w:val="27"/>
        </w:rPr>
      </w:pPr>
      <w:r w:rsidRPr="08056B30">
        <w:rPr>
          <w:sz w:val="27"/>
          <w:szCs w:val="27"/>
        </w:rPr>
        <w:t xml:space="preserve">Machen von beiden aus einen </w:t>
      </w:r>
      <w:r w:rsidR="00735757" w:rsidRPr="08056B30">
        <w:rPr>
          <w:sz w:val="27"/>
          <w:szCs w:val="27"/>
        </w:rPr>
        <w:t>Dijkstra</w:t>
      </w:r>
    </w:p>
    <w:p w14:paraId="75172B82" w14:textId="295F1F47" w:rsidR="08056B30" w:rsidRDefault="08056B30" w:rsidP="008D62C1">
      <w:pPr>
        <w:pStyle w:val="Listenabsatz"/>
        <w:numPr>
          <w:ilvl w:val="1"/>
          <w:numId w:val="24"/>
        </w:numPr>
        <w:rPr>
          <w:b/>
          <w:bCs/>
          <w:sz w:val="27"/>
          <w:szCs w:val="27"/>
        </w:rPr>
      </w:pPr>
      <w:r w:rsidRPr="08056B30">
        <w:rPr>
          <w:sz w:val="27"/>
          <w:szCs w:val="27"/>
        </w:rPr>
        <w:t xml:space="preserve">Wenn wir uns </w:t>
      </w:r>
      <w:r w:rsidR="001F1612">
        <w:rPr>
          <w:sz w:val="27"/>
          <w:szCs w:val="27"/>
        </w:rPr>
        <w:t xml:space="preserve">zum ersten Mal </w:t>
      </w:r>
      <w:r w:rsidRPr="08056B30">
        <w:rPr>
          <w:sz w:val="27"/>
          <w:szCs w:val="27"/>
        </w:rPr>
        <w:t>treffen</w:t>
      </w:r>
      <w:r w:rsidR="001F1612">
        <w:rPr>
          <w:sz w:val="27"/>
          <w:szCs w:val="27"/>
        </w:rPr>
        <w:t>,</w:t>
      </w:r>
      <w:r w:rsidRPr="08056B30">
        <w:rPr>
          <w:sz w:val="27"/>
          <w:szCs w:val="27"/>
        </w:rPr>
        <w:t xml:space="preserve"> sind wir </w:t>
      </w:r>
      <w:r w:rsidR="001F1612">
        <w:rPr>
          <w:sz w:val="27"/>
          <w:szCs w:val="27"/>
        </w:rPr>
        <w:t xml:space="preserve">noch nicht </w:t>
      </w:r>
      <w:r w:rsidRPr="08056B30">
        <w:rPr>
          <w:sz w:val="27"/>
          <w:szCs w:val="27"/>
        </w:rPr>
        <w:t>fertig!</w:t>
      </w:r>
    </w:p>
    <w:p w14:paraId="4352951B" w14:textId="522EFC3B" w:rsidR="001F1612" w:rsidRDefault="001F1612" w:rsidP="008D62C1">
      <w:pPr>
        <w:pStyle w:val="Listenabsatz"/>
        <w:numPr>
          <w:ilvl w:val="1"/>
          <w:numId w:val="24"/>
        </w:numPr>
        <w:rPr>
          <w:b/>
          <w:bCs/>
          <w:sz w:val="27"/>
          <w:szCs w:val="27"/>
        </w:rPr>
      </w:pPr>
      <w:r>
        <w:rPr>
          <w:sz w:val="27"/>
          <w:szCs w:val="27"/>
        </w:rPr>
        <w:t>Sobald ein Punkt in beiden Dijkstras vorkommt, dient dieser als obere Schranke. Findet man erneut einen Punkt, der in beiden vorkommt und höhere Gesamtkosten als die obere Schranke hat, kann man den Algorithmus beenden.</w:t>
      </w:r>
    </w:p>
    <w:p w14:paraId="24CCBF3C" w14:textId="7BF0C29D" w:rsidR="08056B30" w:rsidRDefault="08056B30" w:rsidP="08056B30">
      <w:pPr>
        <w:rPr>
          <w:b/>
          <w:bCs/>
          <w:sz w:val="27"/>
          <w:szCs w:val="27"/>
        </w:rPr>
      </w:pPr>
    </w:p>
    <w:p w14:paraId="256FA3B1" w14:textId="5AB5441E"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Wie lautet die Abbruchbedingung der bidirektionalen Suche?</w:t>
      </w:r>
    </w:p>
    <w:p w14:paraId="654C7FFD" w14:textId="6BE75D86" w:rsidR="08056B30" w:rsidRDefault="08056B30" w:rsidP="008D62C1">
      <w:pPr>
        <w:pStyle w:val="Listenabsatz"/>
        <w:numPr>
          <w:ilvl w:val="0"/>
          <w:numId w:val="23"/>
        </w:numPr>
        <w:rPr>
          <w:rFonts w:eastAsiaTheme="minorEastAsia"/>
          <w:b/>
          <w:bCs/>
          <w:sz w:val="27"/>
          <w:szCs w:val="27"/>
        </w:rPr>
      </w:pPr>
      <w:r w:rsidRPr="08056B30">
        <w:rPr>
          <w:rFonts w:ascii="Calibri" w:eastAsia="Calibri" w:hAnsi="Calibri" w:cs="Calibri"/>
          <w:sz w:val="27"/>
          <w:szCs w:val="27"/>
        </w:rPr>
        <w:t>Die Suche ist vorbei</w:t>
      </w:r>
      <w:r w:rsidR="30F7DAB3" w:rsidRPr="6392F61F">
        <w:rPr>
          <w:rFonts w:ascii="Calibri" w:eastAsia="Calibri" w:hAnsi="Calibri" w:cs="Calibri"/>
          <w:sz w:val="27"/>
          <w:szCs w:val="27"/>
        </w:rPr>
        <w:t>,</w:t>
      </w:r>
      <w:r w:rsidRPr="08056B30">
        <w:rPr>
          <w:rFonts w:ascii="Calibri" w:eastAsia="Calibri" w:hAnsi="Calibri" w:cs="Calibri"/>
          <w:sz w:val="27"/>
          <w:szCs w:val="27"/>
        </w:rPr>
        <w:t xml:space="preserve"> wenn sich die beiden Suchräume treffen</w:t>
      </w:r>
      <w:r w:rsidR="00143512">
        <w:rPr>
          <w:rFonts w:ascii="Calibri" w:eastAsia="Calibri" w:hAnsi="Calibri" w:cs="Calibri"/>
          <w:sz w:val="27"/>
          <w:szCs w:val="27"/>
        </w:rPr>
        <w:t xml:space="preserve"> UND </w:t>
      </w:r>
      <w:r w:rsidR="00B51AAF">
        <w:rPr>
          <w:rFonts w:ascii="Calibri" w:eastAsia="Calibri" w:hAnsi="Calibri" w:cs="Calibri"/>
          <w:sz w:val="27"/>
          <w:szCs w:val="27"/>
        </w:rPr>
        <w:t>die Gesamtkosten</w:t>
      </w:r>
      <w:r w:rsidR="00647192">
        <w:rPr>
          <w:rFonts w:ascii="Calibri" w:eastAsia="Calibri" w:hAnsi="Calibri" w:cs="Calibri"/>
          <w:sz w:val="27"/>
          <w:szCs w:val="27"/>
        </w:rPr>
        <w:t xml:space="preserve"> des Weges </w:t>
      </w:r>
      <w:r w:rsidR="005F274F">
        <w:rPr>
          <w:rFonts w:ascii="Calibri" w:eastAsia="Calibri" w:hAnsi="Calibri" w:cs="Calibri"/>
          <w:sz w:val="27"/>
          <w:szCs w:val="27"/>
        </w:rPr>
        <w:t xml:space="preserve">(Summe aus beiden Dijkstras) </w:t>
      </w:r>
      <w:r w:rsidR="001C068E">
        <w:rPr>
          <w:rFonts w:ascii="Calibri" w:eastAsia="Calibri" w:hAnsi="Calibri" w:cs="Calibri"/>
          <w:sz w:val="27"/>
          <w:szCs w:val="27"/>
        </w:rPr>
        <w:t>höher sind als die obere Schranke</w:t>
      </w:r>
    </w:p>
    <w:p w14:paraId="1E9AAEBE" w14:textId="6E7245B0" w:rsidR="08056B30" w:rsidRDefault="08056B30" w:rsidP="008D62C1">
      <w:pPr>
        <w:pStyle w:val="Listenabsatz"/>
        <w:numPr>
          <w:ilvl w:val="0"/>
          <w:numId w:val="23"/>
        </w:numPr>
        <w:rPr>
          <w:b/>
          <w:bCs/>
          <w:sz w:val="27"/>
          <w:szCs w:val="27"/>
        </w:rPr>
      </w:pPr>
      <w:r w:rsidRPr="08056B30">
        <w:rPr>
          <w:rFonts w:ascii="Calibri" w:eastAsia="Calibri" w:hAnsi="Calibri" w:cs="Calibri"/>
          <w:sz w:val="27"/>
          <w:szCs w:val="27"/>
        </w:rPr>
        <w:t>Daher es gibt einen Pfad</w:t>
      </w:r>
      <w:r w:rsidR="30F7DAB3" w:rsidRPr="6392F61F">
        <w:rPr>
          <w:rFonts w:ascii="Calibri" w:eastAsia="Calibri" w:hAnsi="Calibri" w:cs="Calibri"/>
          <w:sz w:val="27"/>
          <w:szCs w:val="27"/>
        </w:rPr>
        <w:t>,</w:t>
      </w:r>
      <w:r w:rsidRPr="08056B30">
        <w:rPr>
          <w:rFonts w:ascii="Calibri" w:eastAsia="Calibri" w:hAnsi="Calibri" w:cs="Calibri"/>
          <w:sz w:val="27"/>
          <w:szCs w:val="27"/>
        </w:rPr>
        <w:t xml:space="preserve"> der beide Punkten verbindet</w:t>
      </w:r>
    </w:p>
    <w:p w14:paraId="081D6296" w14:textId="351CF68B" w:rsidR="08056B30" w:rsidRDefault="08056B30" w:rsidP="008D62C1">
      <w:pPr>
        <w:pStyle w:val="Listenabsatz"/>
        <w:numPr>
          <w:ilvl w:val="0"/>
          <w:numId w:val="23"/>
        </w:numPr>
        <w:rPr>
          <w:b/>
          <w:bCs/>
          <w:sz w:val="27"/>
          <w:szCs w:val="27"/>
        </w:rPr>
      </w:pPr>
      <w:r w:rsidRPr="08056B30">
        <w:rPr>
          <w:rFonts w:ascii="Calibri" w:eastAsia="Calibri" w:hAnsi="Calibri" w:cs="Calibri"/>
          <w:sz w:val="27"/>
          <w:szCs w:val="27"/>
        </w:rPr>
        <w:t>Dann berechnen wir zum ersten Mal die Schranke S mit der Entfernung des Pfades</w:t>
      </w:r>
      <w:r w:rsidR="00655021">
        <w:rPr>
          <w:rFonts w:ascii="Calibri" w:eastAsia="Calibri" w:hAnsi="Calibri" w:cs="Calibri"/>
          <w:sz w:val="27"/>
          <w:szCs w:val="27"/>
        </w:rPr>
        <w:t>,</w:t>
      </w:r>
      <w:r w:rsidRPr="08056B30">
        <w:rPr>
          <w:rFonts w:ascii="Calibri" w:eastAsia="Calibri" w:hAnsi="Calibri" w:cs="Calibri"/>
          <w:sz w:val="27"/>
          <w:szCs w:val="27"/>
        </w:rPr>
        <w:t xml:space="preserve"> den wir gefunden haben</w:t>
      </w:r>
    </w:p>
    <w:p w14:paraId="68613A26" w14:textId="2601DA61" w:rsidR="08056B30" w:rsidRDefault="08056B30" w:rsidP="008D62C1">
      <w:pPr>
        <w:pStyle w:val="Listenabsatz"/>
        <w:numPr>
          <w:ilvl w:val="1"/>
          <w:numId w:val="23"/>
        </w:numPr>
        <w:rPr>
          <w:b/>
          <w:bCs/>
          <w:sz w:val="27"/>
          <w:szCs w:val="27"/>
        </w:rPr>
      </w:pPr>
      <w:r w:rsidRPr="08056B30">
        <w:rPr>
          <w:rFonts w:ascii="Calibri" w:eastAsia="Calibri" w:hAnsi="Calibri" w:cs="Calibri"/>
          <w:sz w:val="27"/>
          <w:szCs w:val="27"/>
        </w:rPr>
        <w:t>nun berechnen wir einen neuen Pfad</w:t>
      </w:r>
    </w:p>
    <w:p w14:paraId="54E048FD" w14:textId="2B567A94" w:rsidR="08056B30" w:rsidRDefault="08056B30" w:rsidP="008D62C1">
      <w:pPr>
        <w:pStyle w:val="Listenabsatz"/>
        <w:numPr>
          <w:ilvl w:val="1"/>
          <w:numId w:val="23"/>
        </w:numPr>
        <w:rPr>
          <w:b/>
          <w:bCs/>
          <w:sz w:val="27"/>
          <w:szCs w:val="27"/>
        </w:rPr>
      </w:pPr>
      <w:r w:rsidRPr="08056B30">
        <w:rPr>
          <w:rFonts w:ascii="Calibri" w:eastAsia="Calibri" w:hAnsi="Calibri" w:cs="Calibri"/>
          <w:sz w:val="27"/>
          <w:szCs w:val="27"/>
        </w:rPr>
        <w:lastRenderedPageBreak/>
        <w:t xml:space="preserve">wir wiederholen dies </w:t>
      </w:r>
      <w:r w:rsidR="30F7DAB3" w:rsidRPr="6392F61F">
        <w:rPr>
          <w:rFonts w:ascii="Calibri" w:eastAsia="Calibri" w:hAnsi="Calibri" w:cs="Calibri"/>
          <w:sz w:val="27"/>
          <w:szCs w:val="27"/>
        </w:rPr>
        <w:t>so lange</w:t>
      </w:r>
      <w:r w:rsidR="00BA00C8">
        <w:rPr>
          <w:rFonts w:ascii="Calibri" w:eastAsia="Calibri" w:hAnsi="Calibri" w:cs="Calibri"/>
          <w:sz w:val="27"/>
          <w:szCs w:val="27"/>
        </w:rPr>
        <w:t>,</w:t>
      </w:r>
      <w:r w:rsidRPr="08056B30">
        <w:rPr>
          <w:rFonts w:ascii="Calibri" w:eastAsia="Calibri" w:hAnsi="Calibri" w:cs="Calibri"/>
          <w:sz w:val="27"/>
          <w:szCs w:val="27"/>
        </w:rPr>
        <w:t xml:space="preserve"> bis wir die Schranke nicht mehr reduzieren können</w:t>
      </w:r>
    </w:p>
    <w:p w14:paraId="5111B6F9" w14:textId="50EBAAED" w:rsidR="08056B30" w:rsidRDefault="08056B30" w:rsidP="008D62C1">
      <w:pPr>
        <w:pStyle w:val="Listenabsatz"/>
        <w:numPr>
          <w:ilvl w:val="1"/>
          <w:numId w:val="23"/>
        </w:numPr>
        <w:rPr>
          <w:rFonts w:eastAsiaTheme="minorEastAsia"/>
          <w:sz w:val="27"/>
          <w:szCs w:val="27"/>
        </w:rPr>
      </w:pPr>
      <w:r w:rsidRPr="08056B30">
        <w:rPr>
          <w:rFonts w:ascii="Calibri" w:eastAsia="Calibri" w:hAnsi="Calibri" w:cs="Calibri"/>
          <w:sz w:val="27"/>
          <w:szCs w:val="27"/>
        </w:rPr>
        <w:t xml:space="preserve">Der gefundene Pfad dient uns als obere Schranke S </w:t>
      </w:r>
    </w:p>
    <w:p w14:paraId="18AE2300" w14:textId="1118A4D0" w:rsidR="08056B30" w:rsidRDefault="08056B30" w:rsidP="008D62C1">
      <w:pPr>
        <w:pStyle w:val="Listenabsatz"/>
        <w:numPr>
          <w:ilvl w:val="1"/>
          <w:numId w:val="23"/>
        </w:numPr>
        <w:rPr>
          <w:sz w:val="27"/>
          <w:szCs w:val="27"/>
        </w:rPr>
      </w:pPr>
      <w:r w:rsidRPr="08056B30">
        <w:rPr>
          <w:rFonts w:ascii="Calibri" w:eastAsia="Calibri" w:hAnsi="Calibri" w:cs="Calibri"/>
          <w:sz w:val="27"/>
          <w:szCs w:val="27"/>
        </w:rPr>
        <w:t>Wir setzen die oberste Schranke initial auf unendlich</w:t>
      </w:r>
    </w:p>
    <w:p w14:paraId="2D73F4CB" w14:textId="1C179638" w:rsidR="08056B30" w:rsidRDefault="08056B30" w:rsidP="008D62C1">
      <w:pPr>
        <w:pStyle w:val="Listenabsatz"/>
        <w:numPr>
          <w:ilvl w:val="1"/>
          <w:numId w:val="23"/>
        </w:numPr>
        <w:rPr>
          <w:sz w:val="27"/>
          <w:szCs w:val="27"/>
        </w:rPr>
      </w:pPr>
      <w:r w:rsidRPr="08056B30">
        <w:rPr>
          <w:rFonts w:ascii="Calibri" w:eastAsia="Calibri" w:hAnsi="Calibri" w:cs="Calibri"/>
          <w:sz w:val="27"/>
          <w:szCs w:val="27"/>
        </w:rPr>
        <w:t>Wenn wir ein Update zu einem kürzeren Weg machen</w:t>
      </w:r>
      <w:r w:rsidR="00597B7E">
        <w:rPr>
          <w:rFonts w:ascii="Calibri" w:eastAsia="Calibri" w:hAnsi="Calibri" w:cs="Calibri"/>
          <w:sz w:val="27"/>
          <w:szCs w:val="27"/>
        </w:rPr>
        <w:t>,</w:t>
      </w:r>
      <w:r w:rsidRPr="08056B30">
        <w:rPr>
          <w:rFonts w:ascii="Calibri" w:eastAsia="Calibri" w:hAnsi="Calibri" w:cs="Calibri"/>
          <w:sz w:val="27"/>
          <w:szCs w:val="27"/>
        </w:rPr>
        <w:t xml:space="preserve"> der sich bereits in der Menge der jeweils anderen Suchrichtung befindet</w:t>
      </w:r>
      <w:r w:rsidR="00E86E7A">
        <w:rPr>
          <w:rFonts w:ascii="Calibri" w:eastAsia="Calibri" w:hAnsi="Calibri" w:cs="Calibri"/>
          <w:sz w:val="27"/>
          <w:szCs w:val="27"/>
        </w:rPr>
        <w:t>,</w:t>
      </w:r>
      <w:r w:rsidRPr="08056B30">
        <w:rPr>
          <w:rFonts w:ascii="Calibri" w:eastAsia="Calibri" w:hAnsi="Calibri" w:cs="Calibri"/>
          <w:sz w:val="27"/>
          <w:szCs w:val="27"/>
        </w:rPr>
        <w:t xml:space="preserve"> aktualisieren wir S </w:t>
      </w:r>
    </w:p>
    <w:p w14:paraId="51762EF1" w14:textId="4FEA99B7" w:rsidR="08056B30" w:rsidRDefault="08056B30" w:rsidP="008D62C1">
      <w:pPr>
        <w:pStyle w:val="Listenabsatz"/>
        <w:numPr>
          <w:ilvl w:val="1"/>
          <w:numId w:val="23"/>
        </w:numPr>
        <w:rPr>
          <w:sz w:val="27"/>
          <w:szCs w:val="27"/>
        </w:rPr>
      </w:pPr>
      <w:r w:rsidRPr="08056B30">
        <w:rPr>
          <w:rFonts w:ascii="Calibri" w:eastAsia="Calibri" w:hAnsi="Calibri" w:cs="Calibri"/>
          <w:sz w:val="27"/>
          <w:szCs w:val="27"/>
        </w:rPr>
        <w:t>Wir können die Suche abbrechen</w:t>
      </w:r>
      <w:r w:rsidR="00E86E7A">
        <w:rPr>
          <w:rFonts w:ascii="Calibri" w:eastAsia="Calibri" w:hAnsi="Calibri" w:cs="Calibri"/>
          <w:sz w:val="27"/>
          <w:szCs w:val="27"/>
        </w:rPr>
        <w:t>,</w:t>
      </w:r>
      <w:r w:rsidRPr="08056B30">
        <w:rPr>
          <w:rFonts w:ascii="Calibri" w:eastAsia="Calibri" w:hAnsi="Calibri" w:cs="Calibri"/>
          <w:sz w:val="27"/>
          <w:szCs w:val="27"/>
        </w:rPr>
        <w:t xml:space="preserve"> wenn der kürzest mögliche Pfad aus beiden Richtungen größer als diese Schranke ist</w:t>
      </w:r>
    </w:p>
    <w:p w14:paraId="35A52B06" w14:textId="784351B2" w:rsidR="563156BA" w:rsidRDefault="563156BA" w:rsidP="563156BA">
      <w:pPr>
        <w:rPr>
          <w:sz w:val="27"/>
          <w:szCs w:val="27"/>
        </w:rPr>
      </w:pPr>
    </w:p>
    <w:p w14:paraId="6889E32B" w14:textId="2C96E0FB"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Welche Eigenschaft muss die Heuristik für den A* erfüllen?</w:t>
      </w:r>
    </w:p>
    <w:p w14:paraId="3C4D94A8" w14:textId="567BDCB8" w:rsidR="563156BA" w:rsidRDefault="08056B30" w:rsidP="008D62C1">
      <w:pPr>
        <w:pStyle w:val="Listenabsatz"/>
        <w:numPr>
          <w:ilvl w:val="0"/>
          <w:numId w:val="22"/>
        </w:numPr>
        <w:rPr>
          <w:rFonts w:eastAsiaTheme="minorEastAsia"/>
          <w:sz w:val="27"/>
          <w:szCs w:val="27"/>
        </w:rPr>
      </w:pPr>
      <w:r w:rsidRPr="08056B30">
        <w:rPr>
          <w:sz w:val="27"/>
          <w:szCs w:val="27"/>
        </w:rPr>
        <w:t xml:space="preserve">Monoton </w:t>
      </w:r>
      <w:r w:rsidRPr="4071A05D">
        <w:rPr>
          <w:sz w:val="27"/>
          <w:szCs w:val="27"/>
        </w:rPr>
        <w:t>fallend</w:t>
      </w:r>
    </w:p>
    <w:p w14:paraId="12AD7A91" w14:textId="662FCDF8" w:rsidR="08056B30" w:rsidRDefault="08056B30" w:rsidP="008D62C1">
      <w:pPr>
        <w:pStyle w:val="Listenabsatz"/>
        <w:numPr>
          <w:ilvl w:val="0"/>
          <w:numId w:val="22"/>
        </w:numPr>
        <w:rPr>
          <w:sz w:val="27"/>
          <w:szCs w:val="27"/>
        </w:rPr>
      </w:pPr>
      <w:r w:rsidRPr="08056B30">
        <w:rPr>
          <w:sz w:val="27"/>
          <w:szCs w:val="27"/>
        </w:rPr>
        <w:t>Daher jeder folgende Wert muss kleiner oder gleich dem vorherigen sein</w:t>
      </w:r>
    </w:p>
    <w:p w14:paraId="3BDD9F47" w14:textId="4A78A6E2" w:rsidR="08056B30" w:rsidRPr="00FB6B10" w:rsidRDefault="00746A63" w:rsidP="08056B30">
      <w:pPr>
        <w:pStyle w:val="Listenabsatz"/>
        <w:numPr>
          <w:ilvl w:val="0"/>
          <w:numId w:val="22"/>
        </w:numPr>
        <w:rPr>
          <w:sz w:val="27"/>
          <w:szCs w:val="27"/>
        </w:rPr>
      </w:pPr>
      <w:r>
        <w:rPr>
          <w:sz w:val="27"/>
          <w:szCs w:val="27"/>
        </w:rPr>
        <w:t>Heuristik muss kleiner werden, je näher man zum Zielknoten kommt</w:t>
      </w:r>
    </w:p>
    <w:p w14:paraId="76D7C11C" w14:textId="3BBAD54A" w:rsidR="35F82508" w:rsidRDefault="35F82508" w:rsidP="4071A05D">
      <w:pPr>
        <w:pStyle w:val="Listenabsatz"/>
        <w:numPr>
          <w:ilvl w:val="0"/>
          <w:numId w:val="22"/>
        </w:numPr>
        <w:rPr>
          <w:rFonts w:eastAsiaTheme="minorEastAsia"/>
          <w:sz w:val="27"/>
          <w:szCs w:val="27"/>
        </w:rPr>
      </w:pPr>
      <w:r w:rsidRPr="4071A05D">
        <w:rPr>
          <w:sz w:val="27"/>
          <w:szCs w:val="27"/>
        </w:rPr>
        <w:t>Heuristik schätzt bzw. unterschätzt die tatsächlichen Kosten</w:t>
      </w:r>
    </w:p>
    <w:p w14:paraId="564812F5" w14:textId="2E49120C" w:rsidR="08056B30" w:rsidRDefault="08056B30" w:rsidP="08056B30">
      <w:pPr>
        <w:rPr>
          <w:sz w:val="27"/>
          <w:szCs w:val="27"/>
        </w:rPr>
      </w:pPr>
    </w:p>
    <w:p w14:paraId="72C6B140" w14:textId="30A3D031"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Gegeben der A* Algorithmus in folgendem Zustand. Welche Kante würde als nächstes ausgewählt? Wie lautet der kürzeste Weg? Welchen Weg findet der A* Algorithmus?</w:t>
      </w:r>
    </w:p>
    <w:p w14:paraId="1AEB2F06" w14:textId="175EE4F7" w:rsidR="08056B30" w:rsidRDefault="08056B30" w:rsidP="008D62C1">
      <w:pPr>
        <w:pStyle w:val="Listenabsatz"/>
        <w:numPr>
          <w:ilvl w:val="0"/>
          <w:numId w:val="21"/>
        </w:numPr>
        <w:rPr>
          <w:rFonts w:eastAsiaTheme="minorEastAsia"/>
          <w:sz w:val="27"/>
          <w:szCs w:val="27"/>
        </w:rPr>
      </w:pPr>
      <w:r w:rsidRPr="08056B30">
        <w:rPr>
          <w:rFonts w:ascii="Calibri" w:eastAsia="Calibri" w:hAnsi="Calibri" w:cs="Calibri"/>
          <w:sz w:val="27"/>
          <w:szCs w:val="27"/>
        </w:rPr>
        <w:t xml:space="preserve">Einfach Pfad mit kürzester </w:t>
      </w:r>
      <w:r w:rsidR="30F7DAB3" w:rsidRPr="6392F61F">
        <w:rPr>
          <w:rFonts w:ascii="Calibri" w:eastAsia="Calibri" w:hAnsi="Calibri" w:cs="Calibri"/>
          <w:sz w:val="27"/>
          <w:szCs w:val="27"/>
        </w:rPr>
        <w:t>Heuristik</w:t>
      </w:r>
      <w:r w:rsidRPr="08056B30">
        <w:rPr>
          <w:rFonts w:ascii="Calibri" w:eastAsia="Calibri" w:hAnsi="Calibri" w:cs="Calibri"/>
          <w:sz w:val="27"/>
          <w:szCs w:val="27"/>
        </w:rPr>
        <w:t xml:space="preserve"> </w:t>
      </w:r>
      <w:r w:rsidR="00C02C8F">
        <w:rPr>
          <w:rFonts w:ascii="Calibri" w:eastAsia="Calibri" w:hAnsi="Calibri" w:cs="Calibri"/>
          <w:sz w:val="27"/>
          <w:szCs w:val="27"/>
        </w:rPr>
        <w:t xml:space="preserve">+ Gewicht </w:t>
      </w:r>
      <w:r w:rsidRPr="08056B30">
        <w:rPr>
          <w:rFonts w:ascii="Calibri" w:eastAsia="Calibri" w:hAnsi="Calibri" w:cs="Calibri"/>
          <w:sz w:val="27"/>
          <w:szCs w:val="27"/>
        </w:rPr>
        <w:t>nehmen</w:t>
      </w:r>
    </w:p>
    <w:p w14:paraId="3432A39B" w14:textId="59BC69BF" w:rsidR="08056B30" w:rsidRDefault="08056B30" w:rsidP="008D62C1">
      <w:pPr>
        <w:pStyle w:val="Listenabsatz"/>
        <w:numPr>
          <w:ilvl w:val="0"/>
          <w:numId w:val="21"/>
        </w:numPr>
        <w:rPr>
          <w:sz w:val="27"/>
          <w:szCs w:val="27"/>
        </w:rPr>
      </w:pPr>
      <w:r w:rsidRPr="08056B30">
        <w:rPr>
          <w:rFonts w:ascii="Calibri" w:eastAsia="Calibri" w:hAnsi="Calibri" w:cs="Calibri"/>
          <w:sz w:val="27"/>
          <w:szCs w:val="27"/>
        </w:rPr>
        <w:t xml:space="preserve">Obacht: Gewicht ist nicht zwingend gleich </w:t>
      </w:r>
      <w:r w:rsidR="30F7DAB3" w:rsidRPr="6392F61F">
        <w:rPr>
          <w:rFonts w:ascii="Calibri" w:eastAsia="Calibri" w:hAnsi="Calibri" w:cs="Calibri"/>
          <w:sz w:val="27"/>
          <w:szCs w:val="27"/>
        </w:rPr>
        <w:t>Heuristik</w:t>
      </w:r>
      <w:r w:rsidRPr="08056B30">
        <w:rPr>
          <w:rFonts w:ascii="Calibri" w:eastAsia="Calibri" w:hAnsi="Calibri" w:cs="Calibri"/>
          <w:sz w:val="27"/>
          <w:szCs w:val="27"/>
        </w:rPr>
        <w:t>!!</w:t>
      </w:r>
    </w:p>
    <w:p w14:paraId="7E37D148" w14:textId="52C45DE2" w:rsidR="563156BA" w:rsidRDefault="00A725AA" w:rsidP="00A725AA">
      <w:pPr>
        <w:jc w:val="center"/>
        <w:rPr>
          <w:sz w:val="27"/>
          <w:szCs w:val="27"/>
        </w:rPr>
      </w:pPr>
      <w:r w:rsidRPr="00A725AA">
        <w:rPr>
          <w:noProof/>
          <w:sz w:val="27"/>
          <w:szCs w:val="27"/>
        </w:rPr>
        <w:drawing>
          <wp:inline distT="0" distB="0" distL="0" distR="0" wp14:anchorId="52527972" wp14:editId="49BE028E">
            <wp:extent cx="3943847" cy="3425633"/>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7442" cy="3428755"/>
                    </a:xfrm>
                    <a:prstGeom prst="rect">
                      <a:avLst/>
                    </a:prstGeom>
                  </pic:spPr>
                </pic:pic>
              </a:graphicData>
            </a:graphic>
          </wp:inline>
        </w:drawing>
      </w:r>
    </w:p>
    <w:p w14:paraId="32EA7815" w14:textId="2D105E82" w:rsidR="00A725AA" w:rsidRDefault="00000000" w:rsidP="00A725AA">
      <w:pPr>
        <w:jc w:val="center"/>
        <w:rPr>
          <w:sz w:val="27"/>
          <w:szCs w:val="27"/>
        </w:rPr>
      </w:pPr>
      <w:hyperlink r:id="rId45" w:history="1">
        <w:r w:rsidR="00A725AA" w:rsidRPr="00707B8A">
          <w:rPr>
            <w:rStyle w:val="Hyperlink"/>
            <w:sz w:val="27"/>
            <w:szCs w:val="27"/>
          </w:rPr>
          <w:t>https://www.101computing.net/a-star-search-algorithm/</w:t>
        </w:r>
      </w:hyperlink>
    </w:p>
    <w:p w14:paraId="7AF3A24F" w14:textId="2993DEBC"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Was ist ein Spannbaum, was ist ein minimaler Spannbaum?</w:t>
      </w:r>
    </w:p>
    <w:p w14:paraId="5EFE7D50" w14:textId="0D3B2D2E" w:rsidR="08056B30" w:rsidRDefault="08056B30" w:rsidP="008D62C1">
      <w:pPr>
        <w:pStyle w:val="Listenabsatz"/>
        <w:numPr>
          <w:ilvl w:val="0"/>
          <w:numId w:val="20"/>
        </w:numPr>
        <w:rPr>
          <w:b/>
          <w:bCs/>
          <w:sz w:val="27"/>
          <w:szCs w:val="27"/>
        </w:rPr>
      </w:pPr>
      <w:r w:rsidRPr="08056B30">
        <w:rPr>
          <w:rFonts w:ascii="Calibri" w:eastAsia="Calibri" w:hAnsi="Calibri" w:cs="Calibri"/>
          <w:sz w:val="27"/>
          <w:szCs w:val="27"/>
        </w:rPr>
        <w:t>Spanngraph</w:t>
      </w:r>
    </w:p>
    <w:p w14:paraId="75DE0A75" w14:textId="528C5A47" w:rsidR="08056B30" w:rsidRDefault="08056B30" w:rsidP="008D62C1">
      <w:pPr>
        <w:pStyle w:val="Listenabsatz"/>
        <w:numPr>
          <w:ilvl w:val="1"/>
          <w:numId w:val="20"/>
        </w:numPr>
        <w:rPr>
          <w:rFonts w:eastAsiaTheme="minorEastAsia"/>
          <w:b/>
          <w:bCs/>
          <w:sz w:val="27"/>
          <w:szCs w:val="27"/>
        </w:rPr>
      </w:pPr>
      <w:r w:rsidRPr="08056B30">
        <w:rPr>
          <w:rFonts w:ascii="Calibri" w:eastAsia="Calibri" w:hAnsi="Calibri" w:cs="Calibri"/>
          <w:sz w:val="27"/>
          <w:szCs w:val="27"/>
        </w:rPr>
        <w:t>Teilgraph mit selber Knotenmenge</w:t>
      </w:r>
    </w:p>
    <w:p w14:paraId="0B71F909" w14:textId="5209AA8C" w:rsidR="08056B30" w:rsidRDefault="08056B30" w:rsidP="008D62C1">
      <w:pPr>
        <w:pStyle w:val="Listenabsatz"/>
        <w:numPr>
          <w:ilvl w:val="1"/>
          <w:numId w:val="20"/>
        </w:numPr>
        <w:rPr>
          <w:b/>
          <w:bCs/>
          <w:sz w:val="27"/>
          <w:szCs w:val="27"/>
        </w:rPr>
      </w:pPr>
      <w:r w:rsidRPr="08056B30">
        <w:rPr>
          <w:rFonts w:ascii="Calibri" w:eastAsia="Calibri" w:hAnsi="Calibri" w:cs="Calibri"/>
          <w:sz w:val="27"/>
          <w:szCs w:val="27"/>
        </w:rPr>
        <w:t>Unterschied ist Anzahl der Kanten</w:t>
      </w:r>
    </w:p>
    <w:p w14:paraId="581E986C" w14:textId="19AA60E7" w:rsidR="08056B30" w:rsidRDefault="08056B30" w:rsidP="008D62C1">
      <w:pPr>
        <w:pStyle w:val="Listenabsatz"/>
        <w:numPr>
          <w:ilvl w:val="0"/>
          <w:numId w:val="20"/>
        </w:numPr>
        <w:rPr>
          <w:b/>
          <w:bCs/>
          <w:sz w:val="27"/>
          <w:szCs w:val="27"/>
        </w:rPr>
      </w:pPr>
      <w:r w:rsidRPr="08056B30">
        <w:rPr>
          <w:rFonts w:ascii="Calibri" w:eastAsia="Calibri" w:hAnsi="Calibri" w:cs="Calibri"/>
          <w:sz w:val="27"/>
          <w:szCs w:val="27"/>
        </w:rPr>
        <w:t xml:space="preserve">Baum </w:t>
      </w:r>
    </w:p>
    <w:p w14:paraId="4BE14C1B" w14:textId="0DE2FFA3" w:rsidR="08056B30" w:rsidRDefault="08056B30" w:rsidP="008D62C1">
      <w:pPr>
        <w:pStyle w:val="Listenabsatz"/>
        <w:numPr>
          <w:ilvl w:val="1"/>
          <w:numId w:val="20"/>
        </w:numPr>
        <w:rPr>
          <w:b/>
          <w:bCs/>
          <w:sz w:val="27"/>
          <w:szCs w:val="27"/>
        </w:rPr>
      </w:pPr>
      <w:r w:rsidRPr="08056B30">
        <w:rPr>
          <w:rFonts w:ascii="Calibri" w:eastAsia="Calibri" w:hAnsi="Calibri" w:cs="Calibri"/>
          <w:sz w:val="27"/>
          <w:szCs w:val="27"/>
        </w:rPr>
        <w:t>Teilgraph der keine Kreise enthält</w:t>
      </w:r>
    </w:p>
    <w:p w14:paraId="1220365F" w14:textId="2B32126A" w:rsidR="08056B30" w:rsidRDefault="08056B30" w:rsidP="008D62C1">
      <w:pPr>
        <w:pStyle w:val="Listenabsatz"/>
        <w:numPr>
          <w:ilvl w:val="1"/>
          <w:numId w:val="20"/>
        </w:numPr>
        <w:rPr>
          <w:b/>
          <w:bCs/>
          <w:sz w:val="27"/>
          <w:szCs w:val="27"/>
        </w:rPr>
      </w:pPr>
      <w:r w:rsidRPr="08056B30">
        <w:rPr>
          <w:rFonts w:ascii="Calibri" w:eastAsia="Calibri" w:hAnsi="Calibri" w:cs="Calibri"/>
          <w:sz w:val="27"/>
          <w:szCs w:val="27"/>
        </w:rPr>
        <w:t>muss aber nicht selbe Knotenmenge haben</w:t>
      </w:r>
    </w:p>
    <w:p w14:paraId="54138926" w14:textId="703E1ABF" w:rsidR="08056B30" w:rsidRDefault="08056B30" w:rsidP="008D62C1">
      <w:pPr>
        <w:pStyle w:val="Listenabsatz"/>
        <w:numPr>
          <w:ilvl w:val="0"/>
          <w:numId w:val="20"/>
        </w:numPr>
        <w:rPr>
          <w:b/>
          <w:bCs/>
          <w:sz w:val="27"/>
          <w:szCs w:val="27"/>
        </w:rPr>
      </w:pPr>
      <w:r w:rsidRPr="08056B30">
        <w:rPr>
          <w:rFonts w:ascii="Calibri" w:eastAsia="Calibri" w:hAnsi="Calibri" w:cs="Calibri"/>
          <w:sz w:val="27"/>
          <w:szCs w:val="27"/>
        </w:rPr>
        <w:t>Spannbaum</w:t>
      </w:r>
    </w:p>
    <w:p w14:paraId="11239A24" w14:textId="7A26A715" w:rsidR="08056B30" w:rsidRDefault="08056B30" w:rsidP="008D62C1">
      <w:pPr>
        <w:pStyle w:val="Listenabsatz"/>
        <w:numPr>
          <w:ilvl w:val="1"/>
          <w:numId w:val="20"/>
        </w:numPr>
        <w:rPr>
          <w:rFonts w:eastAsiaTheme="minorEastAsia"/>
          <w:sz w:val="27"/>
          <w:szCs w:val="27"/>
        </w:rPr>
      </w:pPr>
      <w:r w:rsidRPr="08056B30">
        <w:rPr>
          <w:rFonts w:ascii="Calibri" w:eastAsia="Calibri" w:hAnsi="Calibri" w:cs="Calibri"/>
          <w:sz w:val="27"/>
          <w:szCs w:val="27"/>
        </w:rPr>
        <w:t>ungerichtet</w:t>
      </w:r>
    </w:p>
    <w:p w14:paraId="29C320AD" w14:textId="55BB802A" w:rsidR="08056B30" w:rsidRDefault="000B5DCE" w:rsidP="008D62C1">
      <w:pPr>
        <w:pStyle w:val="Listenabsatz"/>
        <w:numPr>
          <w:ilvl w:val="1"/>
          <w:numId w:val="20"/>
        </w:numPr>
        <w:rPr>
          <w:sz w:val="27"/>
          <w:szCs w:val="27"/>
        </w:rPr>
      </w:pPr>
      <w:r>
        <w:rPr>
          <w:rFonts w:ascii="Calibri" w:eastAsia="Calibri" w:hAnsi="Calibri" w:cs="Calibri"/>
          <w:sz w:val="27"/>
          <w:szCs w:val="27"/>
        </w:rPr>
        <w:t xml:space="preserve">maximal </w:t>
      </w:r>
      <w:r w:rsidR="08056B30" w:rsidRPr="08056B30">
        <w:rPr>
          <w:rFonts w:ascii="Calibri" w:eastAsia="Calibri" w:hAnsi="Calibri" w:cs="Calibri"/>
          <w:sz w:val="27"/>
          <w:szCs w:val="27"/>
        </w:rPr>
        <w:t>azyklisch</w:t>
      </w:r>
      <w:r>
        <w:rPr>
          <w:rFonts w:ascii="Calibri" w:eastAsia="Calibri" w:hAnsi="Calibri" w:cs="Calibri"/>
          <w:sz w:val="27"/>
          <w:szCs w:val="27"/>
        </w:rPr>
        <w:t xml:space="preserve"> </w:t>
      </w:r>
      <w:r w:rsidRPr="000B5DCE">
        <w:rPr>
          <w:rFonts w:ascii="Wingdings" w:eastAsia="Wingdings" w:hAnsi="Wingdings" w:cs="Wingdings"/>
          <w:sz w:val="27"/>
          <w:szCs w:val="27"/>
        </w:rPr>
        <w:t>à</w:t>
      </w:r>
      <w:r>
        <w:rPr>
          <w:rFonts w:ascii="Calibri" w:eastAsia="Calibri" w:hAnsi="Calibri" w:cs="Calibri"/>
          <w:sz w:val="27"/>
          <w:szCs w:val="27"/>
        </w:rPr>
        <w:t xml:space="preserve"> fügt man eine Kante hinzu, entsteht ein Zyklus</w:t>
      </w:r>
    </w:p>
    <w:p w14:paraId="7A359B8E" w14:textId="407E69D3" w:rsidR="08056B30" w:rsidRDefault="000B5DCE" w:rsidP="008D62C1">
      <w:pPr>
        <w:pStyle w:val="Listenabsatz"/>
        <w:numPr>
          <w:ilvl w:val="1"/>
          <w:numId w:val="20"/>
        </w:numPr>
        <w:rPr>
          <w:sz w:val="27"/>
          <w:szCs w:val="27"/>
        </w:rPr>
      </w:pPr>
      <w:r>
        <w:rPr>
          <w:rFonts w:ascii="Calibri" w:eastAsia="Calibri" w:hAnsi="Calibri" w:cs="Calibri"/>
          <w:sz w:val="27"/>
          <w:szCs w:val="27"/>
        </w:rPr>
        <w:t xml:space="preserve">minimal </w:t>
      </w:r>
      <w:r w:rsidR="08056B30" w:rsidRPr="08056B30">
        <w:rPr>
          <w:rFonts w:ascii="Calibri" w:eastAsia="Calibri" w:hAnsi="Calibri" w:cs="Calibri"/>
          <w:sz w:val="27"/>
          <w:szCs w:val="27"/>
        </w:rPr>
        <w:t>zusammenhängend</w:t>
      </w:r>
      <w:r>
        <w:rPr>
          <w:rFonts w:ascii="Calibri" w:eastAsia="Calibri" w:hAnsi="Calibri" w:cs="Calibri"/>
          <w:sz w:val="27"/>
          <w:szCs w:val="27"/>
        </w:rPr>
        <w:t xml:space="preserve"> </w:t>
      </w:r>
      <w:r w:rsidRPr="000B5DCE">
        <w:rPr>
          <w:rFonts w:ascii="Wingdings" w:eastAsia="Wingdings" w:hAnsi="Wingdings" w:cs="Wingdings"/>
          <w:sz w:val="27"/>
          <w:szCs w:val="27"/>
        </w:rPr>
        <w:t>à</w:t>
      </w:r>
      <w:r>
        <w:rPr>
          <w:rFonts w:ascii="Calibri" w:eastAsia="Calibri" w:hAnsi="Calibri" w:cs="Calibri"/>
          <w:sz w:val="27"/>
          <w:szCs w:val="27"/>
        </w:rPr>
        <w:t xml:space="preserve"> entfernt man eine Kante, ist der Baum nicht mehr zusammenhängend</w:t>
      </w:r>
    </w:p>
    <w:p w14:paraId="2D0BFE21" w14:textId="74A106C1" w:rsidR="000B5DCE" w:rsidRDefault="000B5DCE" w:rsidP="008D62C1">
      <w:pPr>
        <w:pStyle w:val="Listenabsatz"/>
        <w:numPr>
          <w:ilvl w:val="1"/>
          <w:numId w:val="20"/>
        </w:numPr>
        <w:rPr>
          <w:sz w:val="27"/>
          <w:szCs w:val="27"/>
        </w:rPr>
      </w:pPr>
      <w:r>
        <w:rPr>
          <w:rFonts w:ascii="Calibri" w:eastAsia="Calibri" w:hAnsi="Calibri" w:cs="Calibri"/>
          <w:sz w:val="27"/>
          <w:szCs w:val="27"/>
        </w:rPr>
        <w:t>muss dieselbe Knotenmenge wie der Graph haben</w:t>
      </w:r>
    </w:p>
    <w:p w14:paraId="5803DFA3" w14:textId="417523D5" w:rsidR="08056B30" w:rsidRDefault="08056B30" w:rsidP="008D62C1">
      <w:pPr>
        <w:pStyle w:val="Listenabsatz"/>
        <w:numPr>
          <w:ilvl w:val="0"/>
          <w:numId w:val="20"/>
        </w:numPr>
        <w:rPr>
          <w:sz w:val="27"/>
          <w:szCs w:val="27"/>
        </w:rPr>
      </w:pPr>
      <w:r w:rsidRPr="08056B30">
        <w:rPr>
          <w:rFonts w:ascii="Calibri" w:eastAsia="Calibri" w:hAnsi="Calibri" w:cs="Calibri"/>
          <w:sz w:val="27"/>
          <w:szCs w:val="27"/>
        </w:rPr>
        <w:t>MST</w:t>
      </w:r>
    </w:p>
    <w:p w14:paraId="0B271BFA" w14:textId="15176D01" w:rsidR="08056B30" w:rsidRDefault="00926190" w:rsidP="008D62C1">
      <w:pPr>
        <w:pStyle w:val="Listenabsatz"/>
        <w:numPr>
          <w:ilvl w:val="1"/>
          <w:numId w:val="20"/>
        </w:numPr>
        <w:rPr>
          <w:sz w:val="27"/>
          <w:szCs w:val="27"/>
        </w:rPr>
      </w:pPr>
      <w:r>
        <w:rPr>
          <w:rFonts w:ascii="Calibri" w:eastAsia="Calibri" w:hAnsi="Calibri" w:cs="Calibri"/>
          <w:sz w:val="27"/>
          <w:szCs w:val="27"/>
        </w:rPr>
        <w:t xml:space="preserve">Spannbaum mit </w:t>
      </w:r>
      <w:r w:rsidR="08056B30" w:rsidRPr="08056B30">
        <w:rPr>
          <w:rFonts w:ascii="Calibri" w:eastAsia="Calibri" w:hAnsi="Calibri" w:cs="Calibri"/>
          <w:sz w:val="27"/>
          <w:szCs w:val="27"/>
        </w:rPr>
        <w:t>minimale</w:t>
      </w:r>
      <w:r>
        <w:rPr>
          <w:rFonts w:ascii="Calibri" w:eastAsia="Calibri" w:hAnsi="Calibri" w:cs="Calibri"/>
          <w:sz w:val="27"/>
          <w:szCs w:val="27"/>
        </w:rPr>
        <w:t>m</w:t>
      </w:r>
      <w:r w:rsidR="08056B30" w:rsidRPr="08056B30">
        <w:rPr>
          <w:rFonts w:ascii="Calibri" w:eastAsia="Calibri" w:hAnsi="Calibri" w:cs="Calibri"/>
          <w:sz w:val="27"/>
          <w:szCs w:val="27"/>
        </w:rPr>
        <w:t xml:space="preserve"> Kantengewicht</w:t>
      </w:r>
    </w:p>
    <w:p w14:paraId="677853C6" w14:textId="225386EF" w:rsidR="563156BA" w:rsidRDefault="563156BA" w:rsidP="563156BA">
      <w:pPr>
        <w:rPr>
          <w:sz w:val="27"/>
          <w:szCs w:val="27"/>
        </w:rPr>
      </w:pPr>
    </w:p>
    <w:p w14:paraId="3ECAD251" w14:textId="3F00F5AB"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Ist der Spannbaum aus dem Dijkstra Algorithmus minimal?</w:t>
      </w:r>
    </w:p>
    <w:p w14:paraId="05F8ACD0" w14:textId="2CE74E68" w:rsidR="563156BA" w:rsidRPr="00902C9D" w:rsidRDefault="08056B30" w:rsidP="008D62C1">
      <w:pPr>
        <w:pStyle w:val="Listenabsatz"/>
        <w:numPr>
          <w:ilvl w:val="0"/>
          <w:numId w:val="19"/>
        </w:numPr>
        <w:rPr>
          <w:rFonts w:eastAsiaTheme="minorEastAsia"/>
          <w:sz w:val="27"/>
          <w:szCs w:val="27"/>
        </w:rPr>
      </w:pPr>
      <w:r w:rsidRPr="08056B30">
        <w:rPr>
          <w:sz w:val="27"/>
          <w:szCs w:val="27"/>
        </w:rPr>
        <w:t>nicht immer minimal</w:t>
      </w:r>
      <w:r w:rsidR="00D94BF0">
        <w:rPr>
          <w:sz w:val="27"/>
          <w:szCs w:val="27"/>
        </w:rPr>
        <w:t xml:space="preserve"> (berücksichtigt nicht die geringsten Kantengewichte von Knoten </w:t>
      </w:r>
      <w:r w:rsidR="003D354F">
        <w:rPr>
          <w:sz w:val="27"/>
          <w:szCs w:val="27"/>
        </w:rPr>
        <w:t xml:space="preserve">zu Knoten, sondern nur den insgesamt </w:t>
      </w:r>
      <w:r w:rsidR="000652F4">
        <w:rPr>
          <w:sz w:val="27"/>
          <w:szCs w:val="27"/>
        </w:rPr>
        <w:t>kürzesten Pfad vom Start zum Ziel</w:t>
      </w:r>
      <w:r w:rsidR="009C481E">
        <w:rPr>
          <w:sz w:val="27"/>
          <w:szCs w:val="27"/>
        </w:rPr>
        <w:t xml:space="preserve"> </w:t>
      </w:r>
      <w:r w:rsidR="009C481E" w:rsidRPr="009C481E">
        <w:rPr>
          <w:rFonts w:ascii="Wingdings" w:eastAsia="Wingdings" w:hAnsi="Wingdings" w:cs="Wingdings"/>
          <w:sz w:val="27"/>
          <w:szCs w:val="27"/>
        </w:rPr>
        <w:t>à</w:t>
      </w:r>
      <w:r w:rsidR="009C481E">
        <w:rPr>
          <w:sz w:val="27"/>
          <w:szCs w:val="27"/>
        </w:rPr>
        <w:t xml:space="preserve"> sobald Dijkstra alle Knoten durchsucht hat und beim Ziel ist, bricht er ab</w:t>
      </w:r>
      <w:r w:rsidR="000652F4">
        <w:rPr>
          <w:sz w:val="27"/>
          <w:szCs w:val="27"/>
        </w:rPr>
        <w:t>)</w:t>
      </w:r>
    </w:p>
    <w:p w14:paraId="3D476AE5" w14:textId="49BFEB1A" w:rsidR="00902C9D" w:rsidRDefault="00902C9D" w:rsidP="008D62C1">
      <w:pPr>
        <w:pStyle w:val="Listenabsatz"/>
        <w:numPr>
          <w:ilvl w:val="0"/>
          <w:numId w:val="19"/>
        </w:numPr>
        <w:rPr>
          <w:rFonts w:eastAsiaTheme="minorEastAsia"/>
          <w:sz w:val="27"/>
          <w:szCs w:val="27"/>
        </w:rPr>
      </w:pPr>
      <w:r>
        <w:rPr>
          <w:sz w:val="27"/>
          <w:szCs w:val="27"/>
        </w:rPr>
        <w:t>Di</w:t>
      </w:r>
      <w:r w:rsidR="000C4BCB">
        <w:rPr>
          <w:sz w:val="27"/>
          <w:szCs w:val="27"/>
        </w:rPr>
        <w:t xml:space="preserve">jkstra geht von einer source aus und verbindet sich von dort zu </w:t>
      </w:r>
      <w:r w:rsidR="0E16D7D9" w:rsidRPr="6392F61F">
        <w:rPr>
          <w:sz w:val="27"/>
          <w:szCs w:val="27"/>
        </w:rPr>
        <w:t>jedem</w:t>
      </w:r>
      <w:r w:rsidR="000C4BCB">
        <w:rPr>
          <w:sz w:val="27"/>
          <w:szCs w:val="27"/>
        </w:rPr>
        <w:t xml:space="preserve"> Knoten</w:t>
      </w:r>
      <w:r w:rsidR="000A1C7B">
        <w:rPr>
          <w:sz w:val="27"/>
          <w:szCs w:val="27"/>
        </w:rPr>
        <w:t xml:space="preserve">. </w:t>
      </w:r>
    </w:p>
    <w:p w14:paraId="3EF57848" w14:textId="0ADAB988" w:rsidR="08056B30" w:rsidRDefault="08056B30" w:rsidP="008D62C1">
      <w:pPr>
        <w:pStyle w:val="Listenabsatz"/>
        <w:numPr>
          <w:ilvl w:val="0"/>
          <w:numId w:val="19"/>
        </w:numPr>
        <w:rPr>
          <w:sz w:val="27"/>
          <w:szCs w:val="27"/>
        </w:rPr>
      </w:pPr>
      <w:r w:rsidRPr="08056B30">
        <w:rPr>
          <w:sz w:val="27"/>
          <w:szCs w:val="27"/>
        </w:rPr>
        <w:t>stattdessen Prim / Kruskal</w:t>
      </w:r>
    </w:p>
    <w:p w14:paraId="694289BD" w14:textId="47F93336" w:rsidR="000A1C7B" w:rsidRDefault="000A1C7B" w:rsidP="008D62C1">
      <w:pPr>
        <w:pStyle w:val="Listenabsatz"/>
        <w:numPr>
          <w:ilvl w:val="0"/>
          <w:numId w:val="19"/>
        </w:numPr>
        <w:rPr>
          <w:sz w:val="27"/>
          <w:szCs w:val="27"/>
        </w:rPr>
      </w:pPr>
      <w:r>
        <w:rPr>
          <w:sz w:val="27"/>
          <w:szCs w:val="27"/>
        </w:rPr>
        <w:t>Bei Klausur -&gt; NEIN!</w:t>
      </w:r>
    </w:p>
    <w:p w14:paraId="24454048" w14:textId="370B1FE2" w:rsidR="08056B30" w:rsidRDefault="00681419" w:rsidP="08056B30">
      <w:pPr>
        <w:rPr>
          <w:sz w:val="27"/>
          <w:szCs w:val="27"/>
        </w:rPr>
      </w:pPr>
      <w:r>
        <w:rPr>
          <w:noProof/>
        </w:rPr>
        <w:lastRenderedPageBreak/>
        <w:drawing>
          <wp:inline distT="0" distB="0" distL="0" distR="0" wp14:anchorId="17A588A5" wp14:editId="34B68A44">
            <wp:extent cx="2759103" cy="3400433"/>
            <wp:effectExtent l="0" t="0" r="3175" b="0"/>
            <wp:docPr id="11" name="Grafik 11" descr="Ein Bild, das Tex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Gerät enthält.&#10;&#10;Automatisch generierte Beschreibung"/>
                    <pic:cNvPicPr/>
                  </pic:nvPicPr>
                  <pic:blipFill>
                    <a:blip r:embed="rId46"/>
                    <a:stretch>
                      <a:fillRect/>
                    </a:stretch>
                  </pic:blipFill>
                  <pic:spPr>
                    <a:xfrm>
                      <a:off x="0" y="0"/>
                      <a:ext cx="2770594" cy="3414595"/>
                    </a:xfrm>
                    <a:prstGeom prst="rect">
                      <a:avLst/>
                    </a:prstGeom>
                  </pic:spPr>
                </pic:pic>
              </a:graphicData>
            </a:graphic>
          </wp:inline>
        </w:drawing>
      </w:r>
    </w:p>
    <w:p w14:paraId="3BD4C295" w14:textId="01763F7B" w:rsidR="08056B30" w:rsidRDefault="08056B30" w:rsidP="08056B30">
      <w:pPr>
        <w:rPr>
          <w:sz w:val="27"/>
          <w:szCs w:val="27"/>
        </w:rPr>
      </w:pPr>
    </w:p>
    <w:p w14:paraId="05C1E6E5" w14:textId="00428FF6"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Welche Algorithmen für die Berechnung von Spannbäumen kennen Sie? Diskutieren Sie die Unterschiede!</w:t>
      </w:r>
    </w:p>
    <w:p w14:paraId="25708A14" w14:textId="0705651C" w:rsidR="08056B30" w:rsidRDefault="3F8AFF49" w:rsidP="008D62C1">
      <w:pPr>
        <w:pStyle w:val="Listenabsatz"/>
        <w:numPr>
          <w:ilvl w:val="0"/>
          <w:numId w:val="18"/>
        </w:numPr>
        <w:rPr>
          <w:rFonts w:asciiTheme="minorEastAsia" w:eastAsiaTheme="minorEastAsia" w:hAnsiTheme="minorEastAsia" w:cstheme="minorEastAsia"/>
          <w:sz w:val="27"/>
          <w:szCs w:val="27"/>
        </w:rPr>
      </w:pPr>
      <w:r w:rsidRPr="79DC46C6">
        <w:rPr>
          <w:sz w:val="27"/>
          <w:szCs w:val="27"/>
        </w:rPr>
        <w:t>Prim</w:t>
      </w:r>
    </w:p>
    <w:p w14:paraId="75279134" w14:textId="7BBAFB7C" w:rsidR="08056B30" w:rsidRDefault="3F8AFF49" w:rsidP="008D62C1">
      <w:pPr>
        <w:pStyle w:val="Listenabsatz"/>
        <w:numPr>
          <w:ilvl w:val="1"/>
          <w:numId w:val="18"/>
        </w:numPr>
        <w:rPr>
          <w:rFonts w:eastAsiaTheme="minorEastAsia"/>
          <w:sz w:val="27"/>
          <w:szCs w:val="27"/>
        </w:rPr>
      </w:pPr>
      <w:r w:rsidRPr="79DC46C6">
        <w:rPr>
          <w:sz w:val="27"/>
          <w:szCs w:val="27"/>
        </w:rPr>
        <w:t>Beginne bei Startknoten</w:t>
      </w:r>
    </w:p>
    <w:p w14:paraId="51DADD94" w14:textId="0B164E23" w:rsidR="08056B30" w:rsidRDefault="3F8AFF49" w:rsidP="008D62C1">
      <w:pPr>
        <w:pStyle w:val="Listenabsatz"/>
        <w:numPr>
          <w:ilvl w:val="1"/>
          <w:numId w:val="18"/>
        </w:numPr>
        <w:rPr>
          <w:rFonts w:eastAsiaTheme="minorEastAsia"/>
          <w:sz w:val="27"/>
          <w:szCs w:val="27"/>
        </w:rPr>
      </w:pPr>
      <w:r w:rsidRPr="79DC46C6">
        <w:rPr>
          <w:sz w:val="27"/>
          <w:szCs w:val="27"/>
        </w:rPr>
        <w:t>nimm in Nachbarschaft den Knoten mit geringstem Gewicht</w:t>
      </w:r>
    </w:p>
    <w:p w14:paraId="02AC3991" w14:textId="4698E0D8" w:rsidR="08056B30" w:rsidRDefault="3F8AFF49" w:rsidP="008D62C1">
      <w:pPr>
        <w:pStyle w:val="Listenabsatz"/>
        <w:numPr>
          <w:ilvl w:val="1"/>
          <w:numId w:val="18"/>
        </w:numPr>
        <w:rPr>
          <w:rFonts w:eastAsiaTheme="minorEastAsia"/>
          <w:sz w:val="27"/>
          <w:szCs w:val="27"/>
        </w:rPr>
      </w:pPr>
      <w:r w:rsidRPr="79DC46C6">
        <w:rPr>
          <w:sz w:val="27"/>
          <w:szCs w:val="27"/>
        </w:rPr>
        <w:t>gehe diese Kante und hänge sie in die Lösungsmenge</w:t>
      </w:r>
    </w:p>
    <w:p w14:paraId="3345076B" w14:textId="3D257656" w:rsidR="08056B30" w:rsidRDefault="3F8AFF49" w:rsidP="008D62C1">
      <w:pPr>
        <w:pStyle w:val="Listenabsatz"/>
        <w:numPr>
          <w:ilvl w:val="1"/>
          <w:numId w:val="18"/>
        </w:numPr>
        <w:rPr>
          <w:rFonts w:eastAsiaTheme="minorEastAsia"/>
          <w:sz w:val="27"/>
          <w:szCs w:val="27"/>
        </w:rPr>
      </w:pPr>
      <w:r w:rsidRPr="79DC46C6">
        <w:rPr>
          <w:sz w:val="27"/>
          <w:szCs w:val="27"/>
        </w:rPr>
        <w:t>gehe zu Nachbarknoten</w:t>
      </w:r>
    </w:p>
    <w:p w14:paraId="6ED766A2" w14:textId="1BEC8249" w:rsidR="08056B30" w:rsidRDefault="3F8AFF49" w:rsidP="008D62C1">
      <w:pPr>
        <w:pStyle w:val="Listenabsatz"/>
        <w:numPr>
          <w:ilvl w:val="1"/>
          <w:numId w:val="18"/>
        </w:numPr>
        <w:rPr>
          <w:rFonts w:eastAsiaTheme="minorEastAsia"/>
          <w:sz w:val="27"/>
          <w:szCs w:val="27"/>
        </w:rPr>
      </w:pPr>
      <w:r w:rsidRPr="79DC46C6">
        <w:rPr>
          <w:sz w:val="27"/>
          <w:szCs w:val="27"/>
        </w:rPr>
        <w:t>Solange bis bei Zielknoten</w:t>
      </w:r>
    </w:p>
    <w:p w14:paraId="32558AA9" w14:textId="05F6ECA9" w:rsidR="08056B30" w:rsidRDefault="3F8AFF49" w:rsidP="008D62C1">
      <w:pPr>
        <w:pStyle w:val="Listenabsatz"/>
        <w:numPr>
          <w:ilvl w:val="0"/>
          <w:numId w:val="18"/>
        </w:numPr>
        <w:rPr>
          <w:rFonts w:eastAsiaTheme="minorEastAsia"/>
          <w:sz w:val="27"/>
          <w:szCs w:val="27"/>
        </w:rPr>
      </w:pPr>
      <w:r w:rsidRPr="79DC46C6">
        <w:rPr>
          <w:sz w:val="27"/>
          <w:szCs w:val="27"/>
        </w:rPr>
        <w:t>Kruskal</w:t>
      </w:r>
    </w:p>
    <w:p w14:paraId="1C3C76A3" w14:textId="2A011B1F" w:rsidR="08056B30" w:rsidRDefault="3F8AFF49" w:rsidP="008D62C1">
      <w:pPr>
        <w:pStyle w:val="Listenabsatz"/>
        <w:numPr>
          <w:ilvl w:val="1"/>
          <w:numId w:val="18"/>
        </w:numPr>
        <w:rPr>
          <w:rFonts w:eastAsiaTheme="minorEastAsia"/>
          <w:sz w:val="27"/>
          <w:szCs w:val="27"/>
        </w:rPr>
      </w:pPr>
      <w:r w:rsidRPr="79DC46C6">
        <w:rPr>
          <w:sz w:val="27"/>
          <w:szCs w:val="27"/>
        </w:rPr>
        <w:t>alle Kanten</w:t>
      </w:r>
    </w:p>
    <w:p w14:paraId="7574C562" w14:textId="7863D0D3" w:rsidR="08056B30" w:rsidRDefault="3F8AFF49" w:rsidP="008D62C1">
      <w:pPr>
        <w:pStyle w:val="Listenabsatz"/>
        <w:numPr>
          <w:ilvl w:val="1"/>
          <w:numId w:val="18"/>
        </w:numPr>
        <w:rPr>
          <w:rFonts w:eastAsiaTheme="minorEastAsia"/>
          <w:sz w:val="27"/>
          <w:szCs w:val="27"/>
        </w:rPr>
      </w:pPr>
      <w:r w:rsidRPr="79DC46C6">
        <w:rPr>
          <w:sz w:val="27"/>
          <w:szCs w:val="27"/>
        </w:rPr>
        <w:t>sortiere Gewichte aufsteigend</w:t>
      </w:r>
    </w:p>
    <w:p w14:paraId="252592BE" w14:textId="5E3FD96F" w:rsidR="08056B30" w:rsidRDefault="3F8AFF49" w:rsidP="008D62C1">
      <w:pPr>
        <w:pStyle w:val="Listenabsatz"/>
        <w:numPr>
          <w:ilvl w:val="1"/>
          <w:numId w:val="18"/>
        </w:numPr>
        <w:rPr>
          <w:rFonts w:eastAsiaTheme="minorEastAsia"/>
          <w:sz w:val="27"/>
          <w:szCs w:val="27"/>
        </w:rPr>
      </w:pPr>
      <w:r w:rsidRPr="79DC46C6">
        <w:rPr>
          <w:sz w:val="27"/>
          <w:szCs w:val="27"/>
        </w:rPr>
        <w:t>initialisiere alle Knoten</w:t>
      </w:r>
    </w:p>
    <w:p w14:paraId="470C949A" w14:textId="19DD4CA6" w:rsidR="08056B30" w:rsidRDefault="3F8AFF49" w:rsidP="008D62C1">
      <w:pPr>
        <w:pStyle w:val="Listenabsatz"/>
        <w:numPr>
          <w:ilvl w:val="1"/>
          <w:numId w:val="18"/>
        </w:numPr>
        <w:rPr>
          <w:rFonts w:eastAsiaTheme="minorEastAsia"/>
          <w:sz w:val="27"/>
          <w:szCs w:val="27"/>
        </w:rPr>
      </w:pPr>
      <w:r w:rsidRPr="79DC46C6">
        <w:rPr>
          <w:sz w:val="27"/>
          <w:szCs w:val="27"/>
        </w:rPr>
        <w:t>setzte Kanten mit niedrigstem Gewicht wieder ein</w:t>
      </w:r>
    </w:p>
    <w:p w14:paraId="77F09164" w14:textId="51986E51" w:rsidR="08056B30" w:rsidRDefault="3F8AFF49" w:rsidP="008D62C1">
      <w:pPr>
        <w:pStyle w:val="Listenabsatz"/>
        <w:numPr>
          <w:ilvl w:val="1"/>
          <w:numId w:val="18"/>
        </w:numPr>
        <w:rPr>
          <w:rFonts w:eastAsiaTheme="minorEastAsia"/>
          <w:sz w:val="27"/>
          <w:szCs w:val="27"/>
        </w:rPr>
      </w:pPr>
      <w:r w:rsidRPr="79DC46C6">
        <w:rPr>
          <w:sz w:val="27"/>
          <w:szCs w:val="27"/>
        </w:rPr>
        <w:t>vermeide Zyklen</w:t>
      </w:r>
    </w:p>
    <w:p w14:paraId="0A5D9573" w14:textId="7719E7A8" w:rsidR="08056B30" w:rsidRDefault="321CE91C" w:rsidP="008D62C1">
      <w:pPr>
        <w:pStyle w:val="Listenabsatz"/>
        <w:numPr>
          <w:ilvl w:val="0"/>
          <w:numId w:val="18"/>
        </w:numPr>
        <w:rPr>
          <w:rFonts w:eastAsiaTheme="minorEastAsia"/>
          <w:sz w:val="27"/>
          <w:szCs w:val="27"/>
        </w:rPr>
      </w:pPr>
      <w:r w:rsidRPr="79DC46C6">
        <w:rPr>
          <w:sz w:val="27"/>
          <w:szCs w:val="27"/>
        </w:rPr>
        <w:t>Unterschiede</w:t>
      </w:r>
    </w:p>
    <w:p w14:paraId="5465F367" w14:textId="01461ABD" w:rsidR="79DC46C6" w:rsidRDefault="79DC46C6" w:rsidP="008D62C1">
      <w:pPr>
        <w:pStyle w:val="Listenabsatz"/>
        <w:numPr>
          <w:ilvl w:val="1"/>
          <w:numId w:val="18"/>
        </w:numPr>
        <w:rPr>
          <w:rFonts w:eastAsiaTheme="minorEastAsia"/>
          <w:sz w:val="27"/>
          <w:szCs w:val="27"/>
        </w:rPr>
      </w:pPr>
      <w:r w:rsidRPr="79DC46C6">
        <w:rPr>
          <w:sz w:val="27"/>
          <w:szCs w:val="27"/>
        </w:rPr>
        <w:t>Kruskal muss im Vorfeld schon jede Kante betrachten -&gt; Speicher und Laufzeit</w:t>
      </w:r>
    </w:p>
    <w:p w14:paraId="0BAA4619" w14:textId="13048DA0" w:rsidR="79DC46C6" w:rsidRDefault="79DC46C6" w:rsidP="008D62C1">
      <w:pPr>
        <w:pStyle w:val="Listenabsatz"/>
        <w:numPr>
          <w:ilvl w:val="1"/>
          <w:numId w:val="18"/>
        </w:numPr>
        <w:rPr>
          <w:rFonts w:eastAsiaTheme="minorEastAsia"/>
          <w:sz w:val="27"/>
          <w:szCs w:val="27"/>
        </w:rPr>
      </w:pPr>
      <w:r w:rsidRPr="79DC46C6">
        <w:rPr>
          <w:sz w:val="27"/>
          <w:szCs w:val="27"/>
        </w:rPr>
        <w:t xml:space="preserve">Kruskal verwendet Union Find, schnelles </w:t>
      </w:r>
      <w:r w:rsidR="00677D34">
        <w:rPr>
          <w:sz w:val="27"/>
          <w:szCs w:val="27"/>
        </w:rPr>
        <w:t>Finden durch</w:t>
      </w:r>
      <w:r w:rsidRPr="79DC46C6">
        <w:rPr>
          <w:sz w:val="27"/>
          <w:szCs w:val="27"/>
        </w:rPr>
        <w:t xml:space="preserve"> Repräsentanten</w:t>
      </w:r>
    </w:p>
    <w:p w14:paraId="1182ECE5" w14:textId="70AD48E9" w:rsidR="79DC46C6" w:rsidRDefault="79DC46C6" w:rsidP="008D62C1">
      <w:pPr>
        <w:pStyle w:val="Listenabsatz"/>
        <w:numPr>
          <w:ilvl w:val="1"/>
          <w:numId w:val="18"/>
        </w:numPr>
        <w:rPr>
          <w:rFonts w:eastAsiaTheme="minorEastAsia"/>
          <w:sz w:val="27"/>
          <w:szCs w:val="27"/>
        </w:rPr>
      </w:pPr>
      <w:r w:rsidRPr="79DC46C6">
        <w:rPr>
          <w:sz w:val="27"/>
          <w:szCs w:val="27"/>
        </w:rPr>
        <w:t>Prim merkt sich immer nur die laufende Distanz und die Knoten seiner Nachbarn</w:t>
      </w:r>
    </w:p>
    <w:p w14:paraId="187591E1" w14:textId="03A52322" w:rsidR="08056B30" w:rsidRDefault="08056B30" w:rsidP="08056B30">
      <w:pPr>
        <w:rPr>
          <w:sz w:val="27"/>
          <w:szCs w:val="27"/>
        </w:rPr>
      </w:pPr>
    </w:p>
    <w:p w14:paraId="4C2CE805" w14:textId="23531BB6" w:rsidR="08056B30" w:rsidRDefault="08056B30" w:rsidP="08056B30">
      <w:pPr>
        <w:rPr>
          <w:sz w:val="27"/>
          <w:szCs w:val="27"/>
        </w:rPr>
      </w:pPr>
    </w:p>
    <w:p w14:paraId="640C5639" w14:textId="33D12792"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Ist der minimale Spannbaum eindeutig, wann / wann nicht?</w:t>
      </w:r>
    </w:p>
    <w:p w14:paraId="50B6247A" w14:textId="1D74E673" w:rsidR="79DC46C6" w:rsidRDefault="79DC46C6" w:rsidP="008D62C1">
      <w:pPr>
        <w:pStyle w:val="Listenabsatz"/>
        <w:numPr>
          <w:ilvl w:val="0"/>
          <w:numId w:val="17"/>
        </w:numPr>
        <w:rPr>
          <w:rFonts w:eastAsiaTheme="minorEastAsia"/>
          <w:b/>
          <w:bCs/>
          <w:sz w:val="27"/>
          <w:szCs w:val="27"/>
        </w:rPr>
      </w:pPr>
      <w:r w:rsidRPr="79DC46C6">
        <w:rPr>
          <w:rFonts w:ascii="Calibri" w:eastAsia="Calibri" w:hAnsi="Calibri" w:cs="Calibri"/>
          <w:sz w:val="27"/>
          <w:szCs w:val="27"/>
        </w:rPr>
        <w:t>Eindeutig dann</w:t>
      </w:r>
      <w:r w:rsidRPr="6392F61F">
        <w:rPr>
          <w:rFonts w:ascii="Calibri" w:eastAsia="Calibri" w:hAnsi="Calibri" w:cs="Calibri"/>
          <w:sz w:val="27"/>
          <w:szCs w:val="27"/>
        </w:rPr>
        <w:t>,</w:t>
      </w:r>
      <w:r w:rsidRPr="79DC46C6">
        <w:rPr>
          <w:rFonts w:ascii="Calibri" w:eastAsia="Calibri" w:hAnsi="Calibri" w:cs="Calibri"/>
          <w:sz w:val="27"/>
          <w:szCs w:val="27"/>
        </w:rPr>
        <w:t xml:space="preserve"> wenn Kantengewichte eindeutig sortiert nur einmal vorkommt</w:t>
      </w:r>
    </w:p>
    <w:p w14:paraId="28891DAC" w14:textId="3FE7BA6F" w:rsidR="79DC46C6" w:rsidRDefault="79DC46C6" w:rsidP="008D62C1">
      <w:pPr>
        <w:pStyle w:val="Listenabsatz"/>
        <w:numPr>
          <w:ilvl w:val="0"/>
          <w:numId w:val="17"/>
        </w:numPr>
        <w:rPr>
          <w:b/>
          <w:bCs/>
          <w:sz w:val="27"/>
          <w:szCs w:val="27"/>
        </w:rPr>
      </w:pPr>
      <w:r w:rsidRPr="79DC46C6">
        <w:rPr>
          <w:rFonts w:ascii="Calibri" w:eastAsia="Calibri" w:hAnsi="Calibri" w:cs="Calibri"/>
          <w:sz w:val="27"/>
          <w:szCs w:val="27"/>
        </w:rPr>
        <w:t>Nicht eindeutig</w:t>
      </w:r>
      <w:r w:rsidRPr="6392F61F">
        <w:rPr>
          <w:rFonts w:ascii="Calibri" w:eastAsia="Calibri" w:hAnsi="Calibri" w:cs="Calibri"/>
          <w:sz w:val="27"/>
          <w:szCs w:val="27"/>
        </w:rPr>
        <w:t>,</w:t>
      </w:r>
      <w:r w:rsidRPr="79DC46C6">
        <w:rPr>
          <w:rFonts w:ascii="Calibri" w:eastAsia="Calibri" w:hAnsi="Calibri" w:cs="Calibri"/>
          <w:sz w:val="27"/>
          <w:szCs w:val="27"/>
        </w:rPr>
        <w:t xml:space="preserve"> wenn es </w:t>
      </w:r>
      <w:r w:rsidR="0001502E">
        <w:rPr>
          <w:rFonts w:ascii="Calibri" w:eastAsia="Calibri" w:hAnsi="Calibri" w:cs="Calibri"/>
          <w:sz w:val="27"/>
          <w:szCs w:val="27"/>
        </w:rPr>
        <w:t xml:space="preserve">Zyklen </w:t>
      </w:r>
      <w:r w:rsidRPr="79DC46C6">
        <w:rPr>
          <w:rFonts w:ascii="Calibri" w:eastAsia="Calibri" w:hAnsi="Calibri" w:cs="Calibri"/>
          <w:sz w:val="27"/>
          <w:szCs w:val="27"/>
        </w:rPr>
        <w:t>im Graphen gibt</w:t>
      </w:r>
      <w:r w:rsidRPr="6392F61F">
        <w:rPr>
          <w:rFonts w:ascii="Calibri" w:eastAsia="Calibri" w:hAnsi="Calibri" w:cs="Calibri"/>
          <w:sz w:val="27"/>
          <w:szCs w:val="27"/>
        </w:rPr>
        <w:t>,</w:t>
      </w:r>
      <w:r w:rsidRPr="79DC46C6">
        <w:rPr>
          <w:rFonts w:ascii="Calibri" w:eastAsia="Calibri" w:hAnsi="Calibri" w:cs="Calibri"/>
          <w:sz w:val="27"/>
          <w:szCs w:val="27"/>
        </w:rPr>
        <w:t xml:space="preserve"> bei denen die einzelnen Kanten dieselben Gewichte aufweisen, dann mehrere Graphen</w:t>
      </w:r>
    </w:p>
    <w:p w14:paraId="68A1E593" w14:textId="1CC20E45" w:rsidR="79DC46C6" w:rsidRDefault="79DC46C6" w:rsidP="008D62C1">
      <w:pPr>
        <w:pStyle w:val="Listenabsatz"/>
        <w:numPr>
          <w:ilvl w:val="1"/>
          <w:numId w:val="17"/>
        </w:numPr>
        <w:rPr>
          <w:b/>
          <w:bCs/>
          <w:sz w:val="27"/>
          <w:szCs w:val="27"/>
        </w:rPr>
      </w:pPr>
      <w:r w:rsidRPr="79DC46C6">
        <w:rPr>
          <w:rFonts w:ascii="Calibri" w:eastAsia="Calibri" w:hAnsi="Calibri" w:cs="Calibri"/>
          <w:sz w:val="27"/>
          <w:szCs w:val="27"/>
        </w:rPr>
        <w:t>Quasi Wege durch den Graphen</w:t>
      </w:r>
    </w:p>
    <w:p w14:paraId="264D404F" w14:textId="1D357CF1" w:rsidR="563156BA" w:rsidRDefault="563156BA" w:rsidP="563156BA">
      <w:pPr>
        <w:rPr>
          <w:sz w:val="27"/>
          <w:szCs w:val="27"/>
        </w:rPr>
      </w:pPr>
    </w:p>
    <w:p w14:paraId="5FE93AD2" w14:textId="1F250811" w:rsidR="00E2733C" w:rsidRPr="00063212" w:rsidRDefault="508A2125" w:rsidP="008D62C1">
      <w:pPr>
        <w:pStyle w:val="Listenabsatz"/>
        <w:numPr>
          <w:ilvl w:val="0"/>
          <w:numId w:val="50"/>
        </w:numPr>
        <w:rPr>
          <w:sz w:val="27"/>
          <w:szCs w:val="27"/>
          <w:highlight w:val="green"/>
        </w:rPr>
      </w:pPr>
      <w:r w:rsidRPr="00063212">
        <w:rPr>
          <w:rFonts w:ascii="Calibri" w:eastAsia="Calibri" w:hAnsi="Calibri" w:cs="Calibri"/>
          <w:b/>
          <w:bCs/>
          <w:sz w:val="27"/>
          <w:szCs w:val="27"/>
          <w:highlight w:val="green"/>
        </w:rPr>
        <w:t>Genügt es einen minimalen Spannbaum zu finden</w:t>
      </w:r>
      <w:r w:rsidR="001507AD" w:rsidRPr="00063212">
        <w:rPr>
          <w:rFonts w:ascii="Calibri" w:eastAsia="Calibri" w:hAnsi="Calibri" w:cs="Calibri"/>
          <w:b/>
          <w:bCs/>
          <w:sz w:val="27"/>
          <w:szCs w:val="27"/>
          <w:highlight w:val="green"/>
        </w:rPr>
        <w:t>,</w:t>
      </w:r>
      <w:r w:rsidRPr="00063212">
        <w:rPr>
          <w:rFonts w:ascii="Calibri" w:eastAsia="Calibri" w:hAnsi="Calibri" w:cs="Calibri"/>
          <w:b/>
          <w:bCs/>
          <w:sz w:val="27"/>
          <w:szCs w:val="27"/>
          <w:highlight w:val="green"/>
        </w:rPr>
        <w:t xml:space="preserve"> um in einem Graph einfach alle kürzesten Wege zu berechnen? Warum bzw. warum nicht?</w:t>
      </w:r>
    </w:p>
    <w:p w14:paraId="2030AF14" w14:textId="3E9C963F" w:rsidR="009E3DE2" w:rsidRDefault="00844E1F" w:rsidP="00E06FAB">
      <w:pPr>
        <w:pStyle w:val="Listenabsatz"/>
        <w:numPr>
          <w:ilvl w:val="0"/>
          <w:numId w:val="16"/>
        </w:numPr>
        <w:rPr>
          <w:sz w:val="27"/>
          <w:szCs w:val="27"/>
        </w:rPr>
      </w:pPr>
      <w:r>
        <w:rPr>
          <w:color w:val="FF0000"/>
          <w:sz w:val="27"/>
          <w:szCs w:val="27"/>
        </w:rPr>
        <w:t xml:space="preserve">BITTE UM FEEDBACK: </w:t>
      </w:r>
      <w:r>
        <w:rPr>
          <w:sz w:val="27"/>
          <w:szCs w:val="27"/>
        </w:rPr>
        <w:t>Nein, da der MST nicht den Weg von einem bestimmten</w:t>
      </w:r>
      <w:r w:rsidR="00F97334">
        <w:rPr>
          <w:sz w:val="27"/>
          <w:szCs w:val="27"/>
        </w:rPr>
        <w:t xml:space="preserve"> Start- zu einem bestimmten Zielknoten berücksichtigt, </w:t>
      </w:r>
      <w:r w:rsidR="00524059">
        <w:rPr>
          <w:sz w:val="27"/>
          <w:szCs w:val="27"/>
        </w:rPr>
        <w:t>das übernimmt der Dijkstra Algorithmus.</w:t>
      </w:r>
      <w:r w:rsidR="00857370">
        <w:rPr>
          <w:sz w:val="27"/>
          <w:szCs w:val="27"/>
        </w:rPr>
        <w:br/>
      </w:r>
      <w:r w:rsidR="00524059" w:rsidRPr="002308F2">
        <w:rPr>
          <w:color w:val="70AD47" w:themeColor="accent6"/>
          <w:sz w:val="27"/>
          <w:szCs w:val="27"/>
          <w:u w:val="wave"/>
        </w:rPr>
        <w:t>Da der Dijkstra nicht zwingend einen minimalen Spannbaum liefert, muss der MST nicht zwingend den kürzesten Weg liefern</w:t>
      </w:r>
      <w:r w:rsidR="00BA00E1">
        <w:rPr>
          <w:sz w:val="27"/>
          <w:szCs w:val="27"/>
        </w:rPr>
        <w:t xml:space="preserve"> =&gt; </w:t>
      </w:r>
      <w:r w:rsidR="00370A98">
        <w:rPr>
          <w:sz w:val="27"/>
          <w:szCs w:val="27"/>
        </w:rPr>
        <w:t>bin mir nicht sicher ob die Begründung wirklich schlüssig ist.</w:t>
      </w:r>
    </w:p>
    <w:p w14:paraId="06DFDEFA" w14:textId="7CE332A6" w:rsidR="00390BB1" w:rsidRPr="00390BB1" w:rsidRDefault="00390BB1" w:rsidP="00390BB1">
      <w:pPr>
        <w:pStyle w:val="Listenabsatz"/>
        <w:numPr>
          <w:ilvl w:val="1"/>
          <w:numId w:val="16"/>
        </w:numPr>
        <w:rPr>
          <w:sz w:val="27"/>
          <w:szCs w:val="27"/>
        </w:rPr>
      </w:pPr>
      <w:r>
        <w:rPr>
          <w:sz w:val="27"/>
          <w:szCs w:val="27"/>
        </w:rPr>
        <w:t xml:space="preserve">Bei einem MST müssen alle Knoten </w:t>
      </w:r>
      <w:r w:rsidR="004919D2">
        <w:rPr>
          <w:sz w:val="27"/>
          <w:szCs w:val="27"/>
        </w:rPr>
        <w:t>enthalten</w:t>
      </w:r>
      <w:r>
        <w:rPr>
          <w:sz w:val="27"/>
          <w:szCs w:val="27"/>
        </w:rPr>
        <w:t xml:space="preserve"> </w:t>
      </w:r>
      <w:r w:rsidR="004919D2">
        <w:rPr>
          <w:sz w:val="27"/>
          <w:szCs w:val="27"/>
        </w:rPr>
        <w:t>sein</w:t>
      </w:r>
      <w:r>
        <w:rPr>
          <w:sz w:val="27"/>
          <w:szCs w:val="27"/>
        </w:rPr>
        <w:t xml:space="preserve">, bei einem kürzesten Pfad aber nicht. </w:t>
      </w:r>
      <w:r w:rsidR="00B0295D">
        <w:rPr>
          <w:sz w:val="27"/>
          <w:szCs w:val="27"/>
        </w:rPr>
        <w:t xml:space="preserve">Somit kann es kürzeste Pfade geben, welche </w:t>
      </w:r>
      <w:r w:rsidR="004919D2">
        <w:rPr>
          <w:sz w:val="27"/>
          <w:szCs w:val="27"/>
        </w:rPr>
        <w:t xml:space="preserve">nicht </w:t>
      </w:r>
      <w:r w:rsidR="003861B2">
        <w:rPr>
          <w:sz w:val="27"/>
          <w:szCs w:val="27"/>
        </w:rPr>
        <w:t xml:space="preserve">(vollständig) </w:t>
      </w:r>
      <w:r w:rsidR="004919D2">
        <w:rPr>
          <w:sz w:val="27"/>
          <w:szCs w:val="27"/>
        </w:rPr>
        <w:t xml:space="preserve">auf </w:t>
      </w:r>
      <w:r w:rsidR="003861B2">
        <w:rPr>
          <w:sz w:val="27"/>
          <w:szCs w:val="27"/>
        </w:rPr>
        <w:t>dem MST liegen.</w:t>
      </w:r>
      <w:r w:rsidR="00BF6FE2">
        <w:rPr>
          <w:sz w:val="27"/>
          <w:szCs w:val="27"/>
        </w:rPr>
        <w:t xml:space="preserve"> </w:t>
      </w:r>
    </w:p>
    <w:p w14:paraId="29489554" w14:textId="77777777" w:rsidR="00A927EA" w:rsidRDefault="00727B6F" w:rsidP="00727B6F">
      <w:pPr>
        <w:pStyle w:val="Listenabsatz"/>
        <w:numPr>
          <w:ilvl w:val="0"/>
          <w:numId w:val="16"/>
        </w:numPr>
        <w:rPr>
          <w:sz w:val="27"/>
          <w:szCs w:val="27"/>
        </w:rPr>
      </w:pPr>
      <w:r>
        <w:rPr>
          <w:sz w:val="27"/>
          <w:szCs w:val="27"/>
        </w:rPr>
        <w:t>Beispiel:</w:t>
      </w:r>
      <w:r w:rsidR="008508F2">
        <w:rPr>
          <w:sz w:val="27"/>
          <w:szCs w:val="27"/>
        </w:rPr>
        <w:t xml:space="preserve"> Minimaler Spannbaum enthält nicht den kürzesten Pfad:</w:t>
      </w:r>
    </w:p>
    <w:p w14:paraId="7B40C39F" w14:textId="6E66E4F1" w:rsidR="00727B6F" w:rsidRPr="00727B6F" w:rsidRDefault="00A927EA" w:rsidP="00727B6F">
      <w:pPr>
        <w:pStyle w:val="Listenabsatz"/>
        <w:numPr>
          <w:ilvl w:val="0"/>
          <w:numId w:val="16"/>
        </w:numPr>
        <w:rPr>
          <w:sz w:val="27"/>
          <w:szCs w:val="27"/>
        </w:rPr>
      </w:pPr>
      <w:r>
        <w:rPr>
          <w:sz w:val="27"/>
          <w:szCs w:val="27"/>
        </w:rPr>
        <w:t xml:space="preserve">MST kann Kante enthalten </w:t>
      </w:r>
      <w:r w:rsidR="00D666B6">
        <w:rPr>
          <w:sz w:val="27"/>
          <w:szCs w:val="27"/>
        </w:rPr>
        <w:t>die hohen Kosten</w:t>
      </w:r>
      <w:r>
        <w:rPr>
          <w:sz w:val="27"/>
          <w:szCs w:val="27"/>
        </w:rPr>
        <w:t xml:space="preserve"> verursacht. Minimaler Pfad muss nicht alle Knoten besuchen. </w:t>
      </w:r>
      <w:r w:rsidR="00727B6F">
        <w:rPr>
          <w:noProof/>
        </w:rPr>
        <w:br/>
      </w:r>
      <w:r w:rsidR="00727B6F" w:rsidRPr="00727B6F">
        <w:rPr>
          <w:noProof/>
        </w:rPr>
        <w:drawing>
          <wp:inline distT="0" distB="0" distL="0" distR="0" wp14:anchorId="4C9A4921" wp14:editId="19D8D9DD">
            <wp:extent cx="2190466" cy="1857135"/>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5752" cy="1861617"/>
                    </a:xfrm>
                    <a:prstGeom prst="rect">
                      <a:avLst/>
                    </a:prstGeom>
                  </pic:spPr>
                </pic:pic>
              </a:graphicData>
            </a:graphic>
          </wp:inline>
        </w:drawing>
      </w:r>
    </w:p>
    <w:p w14:paraId="7A98F814" w14:textId="77777777" w:rsidR="009E3DE2" w:rsidRDefault="009E3DE2" w:rsidP="009E3DE2">
      <w:pPr>
        <w:pStyle w:val="Listenabsatz"/>
        <w:rPr>
          <w:sz w:val="27"/>
          <w:szCs w:val="27"/>
        </w:rPr>
      </w:pPr>
    </w:p>
    <w:p w14:paraId="274A9DCE" w14:textId="03AA267E"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 xml:space="preserve">Was ist ein </w:t>
      </w:r>
      <w:proofErr w:type="spellStart"/>
      <w:r w:rsidRPr="00063212">
        <w:rPr>
          <w:rFonts w:ascii="Calibri" w:eastAsia="Calibri" w:hAnsi="Calibri" w:cs="Calibri"/>
          <w:b/>
          <w:bCs/>
          <w:sz w:val="27"/>
          <w:szCs w:val="27"/>
          <w:highlight w:val="green"/>
        </w:rPr>
        <w:t>Webgraph</w:t>
      </w:r>
      <w:proofErr w:type="spellEnd"/>
      <w:r w:rsidRPr="00063212">
        <w:rPr>
          <w:rFonts w:ascii="Calibri" w:eastAsia="Calibri" w:hAnsi="Calibri" w:cs="Calibri"/>
          <w:b/>
          <w:bCs/>
          <w:sz w:val="27"/>
          <w:szCs w:val="27"/>
          <w:highlight w:val="green"/>
        </w:rPr>
        <w:t>?</w:t>
      </w:r>
    </w:p>
    <w:p w14:paraId="4E4B4F48" w14:textId="541D9B35" w:rsidR="79DC46C6" w:rsidRDefault="79DC46C6" w:rsidP="008D62C1">
      <w:pPr>
        <w:pStyle w:val="Listenabsatz"/>
        <w:numPr>
          <w:ilvl w:val="0"/>
          <w:numId w:val="15"/>
        </w:numPr>
        <w:rPr>
          <w:sz w:val="27"/>
          <w:szCs w:val="27"/>
        </w:rPr>
      </w:pPr>
      <w:r w:rsidRPr="79DC46C6">
        <w:rPr>
          <w:sz w:val="27"/>
          <w:szCs w:val="27"/>
        </w:rPr>
        <w:t>Gerichteter Graph</w:t>
      </w:r>
    </w:p>
    <w:p w14:paraId="156E73D6" w14:textId="3D8CD2F7" w:rsidR="79DC46C6" w:rsidRDefault="79DC46C6" w:rsidP="008D62C1">
      <w:pPr>
        <w:pStyle w:val="Listenabsatz"/>
        <w:numPr>
          <w:ilvl w:val="0"/>
          <w:numId w:val="15"/>
        </w:numPr>
        <w:rPr>
          <w:rFonts w:eastAsiaTheme="minorEastAsia"/>
          <w:sz w:val="27"/>
          <w:szCs w:val="27"/>
        </w:rPr>
      </w:pPr>
      <w:r w:rsidRPr="79DC46C6">
        <w:rPr>
          <w:sz w:val="27"/>
          <w:szCs w:val="27"/>
        </w:rPr>
        <w:t xml:space="preserve">Beschreibt </w:t>
      </w:r>
      <w:r w:rsidRPr="4AAFE9A1">
        <w:rPr>
          <w:sz w:val="27"/>
          <w:szCs w:val="27"/>
        </w:rPr>
        <w:t>Webseiten</w:t>
      </w:r>
      <w:r w:rsidRPr="79DC46C6">
        <w:rPr>
          <w:sz w:val="27"/>
          <w:szCs w:val="27"/>
        </w:rPr>
        <w:t xml:space="preserve"> als Knoten und die Verbindungen</w:t>
      </w:r>
      <w:r w:rsidR="006A22E0">
        <w:rPr>
          <w:sz w:val="27"/>
          <w:szCs w:val="27"/>
        </w:rPr>
        <w:t>/</w:t>
      </w:r>
      <w:r w:rsidR="006A22E0" w:rsidRPr="79DC46C6">
        <w:rPr>
          <w:sz w:val="27"/>
          <w:szCs w:val="27"/>
        </w:rPr>
        <w:t>Links</w:t>
      </w:r>
      <w:r w:rsidRPr="79DC46C6">
        <w:rPr>
          <w:sz w:val="27"/>
          <w:szCs w:val="27"/>
        </w:rPr>
        <w:t xml:space="preserve"> zwischen diesen als </w:t>
      </w:r>
      <w:r w:rsidR="006A22E0">
        <w:rPr>
          <w:sz w:val="27"/>
          <w:szCs w:val="27"/>
        </w:rPr>
        <w:t>Kanten</w:t>
      </w:r>
    </w:p>
    <w:p w14:paraId="3F11E681" w14:textId="7B98EAFA" w:rsidR="79DC46C6" w:rsidRDefault="79DC46C6" w:rsidP="79DC46C6">
      <w:pPr>
        <w:rPr>
          <w:b/>
          <w:bCs/>
          <w:sz w:val="27"/>
          <w:szCs w:val="27"/>
        </w:rPr>
      </w:pPr>
    </w:p>
    <w:p w14:paraId="1B2A4D1B" w14:textId="0D1C1F75"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Erklären Sie das Random Surfer Modell, welche Annahmen sind in dem Modell enthalten?</w:t>
      </w:r>
    </w:p>
    <w:p w14:paraId="0EF8A15C" w14:textId="75BD0EE0" w:rsidR="79DC46C6" w:rsidRDefault="79DC46C6" w:rsidP="008D62C1">
      <w:pPr>
        <w:pStyle w:val="Listenabsatz"/>
        <w:numPr>
          <w:ilvl w:val="0"/>
          <w:numId w:val="14"/>
        </w:numPr>
        <w:rPr>
          <w:rFonts w:eastAsiaTheme="minorEastAsia"/>
          <w:sz w:val="27"/>
          <w:szCs w:val="27"/>
        </w:rPr>
      </w:pPr>
      <w:r w:rsidRPr="79DC46C6">
        <w:rPr>
          <w:sz w:val="27"/>
          <w:szCs w:val="27"/>
        </w:rPr>
        <w:t>Berechnungsgrundlage für PageRank.</w:t>
      </w:r>
    </w:p>
    <w:p w14:paraId="2C49E197" w14:textId="6BAB2247" w:rsidR="79DC46C6" w:rsidRDefault="79DC46C6" w:rsidP="008D62C1">
      <w:pPr>
        <w:pStyle w:val="Listenabsatz"/>
        <w:numPr>
          <w:ilvl w:val="0"/>
          <w:numId w:val="14"/>
        </w:numPr>
        <w:rPr>
          <w:rFonts w:eastAsiaTheme="minorEastAsia"/>
          <w:sz w:val="27"/>
          <w:szCs w:val="27"/>
        </w:rPr>
      </w:pPr>
      <w:r w:rsidRPr="79DC46C6">
        <w:rPr>
          <w:sz w:val="27"/>
          <w:szCs w:val="27"/>
        </w:rPr>
        <w:t>Verhalten des Internet</w:t>
      </w:r>
    </w:p>
    <w:p w14:paraId="23985D00" w14:textId="6EE36DDA" w:rsidR="79DC46C6" w:rsidRDefault="79DC46C6" w:rsidP="008D62C1">
      <w:pPr>
        <w:pStyle w:val="Listenabsatz"/>
        <w:numPr>
          <w:ilvl w:val="0"/>
          <w:numId w:val="14"/>
        </w:numPr>
        <w:rPr>
          <w:rFonts w:eastAsiaTheme="minorEastAsia"/>
          <w:sz w:val="27"/>
          <w:szCs w:val="27"/>
        </w:rPr>
      </w:pPr>
      <w:r w:rsidRPr="79DC46C6">
        <w:rPr>
          <w:sz w:val="27"/>
          <w:szCs w:val="27"/>
        </w:rPr>
        <w:t>Surfer bewegt sich auf zwei arten:</w:t>
      </w:r>
    </w:p>
    <w:p w14:paraId="260984F6" w14:textId="31672EA9" w:rsidR="79DC46C6" w:rsidRDefault="79DC46C6" w:rsidP="008D62C1">
      <w:pPr>
        <w:pStyle w:val="Listenabsatz"/>
        <w:numPr>
          <w:ilvl w:val="1"/>
          <w:numId w:val="14"/>
        </w:numPr>
        <w:rPr>
          <w:rFonts w:eastAsiaTheme="minorEastAsia"/>
          <w:sz w:val="27"/>
          <w:szCs w:val="27"/>
        </w:rPr>
      </w:pPr>
      <w:proofErr w:type="spellStart"/>
      <w:r w:rsidRPr="79DC46C6">
        <w:rPr>
          <w:sz w:val="27"/>
          <w:szCs w:val="27"/>
        </w:rPr>
        <w:t>Url</w:t>
      </w:r>
      <w:proofErr w:type="spellEnd"/>
      <w:r w:rsidRPr="79DC46C6">
        <w:rPr>
          <w:sz w:val="27"/>
          <w:szCs w:val="27"/>
        </w:rPr>
        <w:t xml:space="preserve"> </w:t>
      </w:r>
      <w:proofErr w:type="spellStart"/>
      <w:r w:rsidRPr="79DC46C6">
        <w:rPr>
          <w:sz w:val="27"/>
          <w:szCs w:val="27"/>
        </w:rPr>
        <w:t>eingabe</w:t>
      </w:r>
      <w:proofErr w:type="spellEnd"/>
      <w:r w:rsidRPr="79DC46C6">
        <w:rPr>
          <w:sz w:val="27"/>
          <w:szCs w:val="27"/>
        </w:rPr>
        <w:t xml:space="preserve"> oder Lesezeichen</w:t>
      </w:r>
      <w:r w:rsidR="00B7318F">
        <w:rPr>
          <w:sz w:val="27"/>
          <w:szCs w:val="27"/>
        </w:rPr>
        <w:t xml:space="preserve"> -&gt; Dämpfungsfaktor</w:t>
      </w:r>
    </w:p>
    <w:p w14:paraId="5978E2F2" w14:textId="0F4F2A57" w:rsidR="79DC46C6" w:rsidRDefault="79DC46C6" w:rsidP="008D62C1">
      <w:pPr>
        <w:pStyle w:val="Listenabsatz"/>
        <w:numPr>
          <w:ilvl w:val="1"/>
          <w:numId w:val="14"/>
        </w:numPr>
        <w:rPr>
          <w:rFonts w:eastAsiaTheme="minorEastAsia"/>
          <w:sz w:val="27"/>
          <w:szCs w:val="27"/>
        </w:rPr>
      </w:pPr>
      <w:r w:rsidRPr="79DC46C6">
        <w:rPr>
          <w:sz w:val="27"/>
          <w:szCs w:val="27"/>
        </w:rPr>
        <w:t>Über andere Seiten auf die Seite</w:t>
      </w:r>
    </w:p>
    <w:p w14:paraId="56E11342" w14:textId="37A1A566" w:rsidR="79DC46C6" w:rsidRDefault="79DC46C6" w:rsidP="008D62C1">
      <w:pPr>
        <w:pStyle w:val="Listenabsatz"/>
        <w:numPr>
          <w:ilvl w:val="0"/>
          <w:numId w:val="14"/>
        </w:numPr>
        <w:rPr>
          <w:rFonts w:eastAsiaTheme="minorEastAsia"/>
          <w:sz w:val="27"/>
          <w:szCs w:val="27"/>
        </w:rPr>
      </w:pPr>
      <w:r w:rsidRPr="79DC46C6">
        <w:rPr>
          <w:sz w:val="27"/>
          <w:szCs w:val="27"/>
        </w:rPr>
        <w:t>Beim Random Surfer Model wird nun angenommen, dass der Link, der als nächstes angeklickt wird, zufällig ausgewählt wird.</w:t>
      </w:r>
    </w:p>
    <w:p w14:paraId="1E1B4DCF" w14:textId="7D727425" w:rsidR="79DC46C6" w:rsidRDefault="79DC46C6" w:rsidP="008D62C1">
      <w:pPr>
        <w:pStyle w:val="Listenabsatz"/>
        <w:numPr>
          <w:ilvl w:val="0"/>
          <w:numId w:val="14"/>
        </w:numPr>
        <w:rPr>
          <w:rFonts w:eastAsiaTheme="minorEastAsia"/>
          <w:sz w:val="27"/>
          <w:szCs w:val="27"/>
        </w:rPr>
      </w:pPr>
      <w:r w:rsidRPr="79DC46C6">
        <w:rPr>
          <w:sz w:val="27"/>
          <w:szCs w:val="27"/>
        </w:rPr>
        <w:t>Wahrscheinlichkeiten lassen sich durch den PageRank ableiten</w:t>
      </w:r>
    </w:p>
    <w:p w14:paraId="54E5AADD" w14:textId="579FE53E" w:rsidR="79DC46C6" w:rsidRDefault="79DC46C6" w:rsidP="008D62C1">
      <w:pPr>
        <w:pStyle w:val="Listenabsatz"/>
        <w:numPr>
          <w:ilvl w:val="0"/>
          <w:numId w:val="14"/>
        </w:numPr>
        <w:rPr>
          <w:rFonts w:eastAsiaTheme="minorEastAsia"/>
          <w:sz w:val="27"/>
          <w:szCs w:val="27"/>
        </w:rPr>
      </w:pPr>
      <w:r w:rsidRPr="79DC46C6">
        <w:rPr>
          <w:sz w:val="27"/>
          <w:szCs w:val="27"/>
        </w:rPr>
        <w:t>In der Realität hat ein Nutzer ein Ziel und bewegt sich deshalb nicht zufällig über Links durchs Netz.</w:t>
      </w:r>
    </w:p>
    <w:p w14:paraId="529D9C58" w14:textId="4DEED157" w:rsidR="563156BA" w:rsidRDefault="563156BA" w:rsidP="563156BA">
      <w:pPr>
        <w:rPr>
          <w:sz w:val="27"/>
          <w:szCs w:val="27"/>
        </w:rPr>
      </w:pPr>
    </w:p>
    <w:p w14:paraId="4A76C400" w14:textId="08E33970" w:rsidR="00E2733C" w:rsidRPr="00063212" w:rsidRDefault="508A2125" w:rsidP="008D62C1">
      <w:pPr>
        <w:pStyle w:val="Listenabsatz"/>
        <w:numPr>
          <w:ilvl w:val="0"/>
          <w:numId w:val="50"/>
        </w:numPr>
        <w:rPr>
          <w:b/>
          <w:bCs/>
          <w:sz w:val="27"/>
          <w:szCs w:val="27"/>
          <w:highlight w:val="green"/>
        </w:rPr>
      </w:pPr>
      <w:r w:rsidRPr="00063212">
        <w:rPr>
          <w:rFonts w:ascii="Calibri" w:eastAsia="Calibri" w:hAnsi="Calibri" w:cs="Calibri"/>
          <w:b/>
          <w:bCs/>
          <w:sz w:val="27"/>
          <w:szCs w:val="27"/>
          <w:highlight w:val="green"/>
        </w:rPr>
        <w:t>Was bedeutet der Dämpfungsfaktor im Random Surfer Modell?</w:t>
      </w:r>
    </w:p>
    <w:p w14:paraId="6C08C1C9" w14:textId="5A15C7A5" w:rsidR="563156BA" w:rsidRDefault="79DC46C6" w:rsidP="6392F61F">
      <w:pPr>
        <w:pStyle w:val="Listenabsatz"/>
        <w:numPr>
          <w:ilvl w:val="0"/>
          <w:numId w:val="13"/>
        </w:numPr>
        <w:rPr>
          <w:rFonts w:eastAsiaTheme="minorEastAsia"/>
          <w:sz w:val="27"/>
          <w:szCs w:val="27"/>
        </w:rPr>
      </w:pPr>
      <w:r w:rsidRPr="79DC46C6">
        <w:rPr>
          <w:sz w:val="27"/>
          <w:szCs w:val="27"/>
        </w:rPr>
        <w:t>Für den zufälligen Surfer bedeutet dieser Dämpfungsfaktor die Wahrscheinlichkeit weiterhin Links zu klicken, während mit Wahrscheinlichkeit d−1 auf eine zufällige Webseite gesprungen wird.</w:t>
      </w:r>
      <w:r w:rsidR="563156BA">
        <w:br/>
      </w:r>
    </w:p>
    <w:p w14:paraId="26D238BF" w14:textId="407C4E63" w:rsidR="00E2733C"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Der Page Rank ist eine spezielle Form der Eigenvektorzentralität, was beschreibt der Page Rank?</w:t>
      </w:r>
    </w:p>
    <w:p w14:paraId="6B426272" w14:textId="4A8039D2" w:rsidR="006E7B65" w:rsidRPr="006E7B65" w:rsidRDefault="006E7B65" w:rsidP="008D62C1">
      <w:pPr>
        <w:pStyle w:val="Listenabsatz"/>
        <w:numPr>
          <w:ilvl w:val="0"/>
          <w:numId w:val="12"/>
        </w:numPr>
        <w:rPr>
          <w:rFonts w:eastAsiaTheme="minorEastAsia"/>
          <w:sz w:val="27"/>
          <w:szCs w:val="27"/>
        </w:rPr>
      </w:pPr>
      <w:r w:rsidRPr="006E7B65">
        <w:rPr>
          <w:rFonts w:eastAsiaTheme="minorEastAsia"/>
          <w:sz w:val="27"/>
          <w:szCs w:val="27"/>
        </w:rPr>
        <w:t>Page Rank beschreibt Wahrscheinlichkeit, dass sich der Random Surfer auf einer bestimmten Website befindet</w:t>
      </w:r>
    </w:p>
    <w:p w14:paraId="51565432" w14:textId="250FD3F0" w:rsidR="79DC46C6" w:rsidRDefault="79DC46C6" w:rsidP="008D62C1">
      <w:pPr>
        <w:pStyle w:val="Listenabsatz"/>
        <w:numPr>
          <w:ilvl w:val="0"/>
          <w:numId w:val="12"/>
        </w:numPr>
        <w:rPr>
          <w:rFonts w:eastAsiaTheme="minorEastAsia"/>
          <w:b/>
          <w:bCs/>
          <w:sz w:val="27"/>
          <w:szCs w:val="27"/>
        </w:rPr>
      </w:pPr>
      <w:proofErr w:type="spellStart"/>
      <w:r w:rsidRPr="79DC46C6">
        <w:rPr>
          <w:sz w:val="27"/>
          <w:szCs w:val="27"/>
        </w:rPr>
        <w:t>Pagerank</w:t>
      </w:r>
      <w:proofErr w:type="spellEnd"/>
      <w:r w:rsidRPr="79DC46C6">
        <w:rPr>
          <w:sz w:val="27"/>
          <w:szCs w:val="27"/>
        </w:rPr>
        <w:t xml:space="preserve"> ist Sortierung der Knoten in unserem Webgraphen</w:t>
      </w:r>
    </w:p>
    <w:p w14:paraId="3A920C16" w14:textId="6C3F62A1" w:rsidR="79DC46C6" w:rsidRDefault="79DC46C6" w:rsidP="008D62C1">
      <w:pPr>
        <w:pStyle w:val="Listenabsatz"/>
        <w:numPr>
          <w:ilvl w:val="0"/>
          <w:numId w:val="12"/>
        </w:numPr>
        <w:rPr>
          <w:b/>
          <w:bCs/>
          <w:sz w:val="27"/>
          <w:szCs w:val="27"/>
        </w:rPr>
      </w:pPr>
      <w:r w:rsidRPr="79DC46C6">
        <w:rPr>
          <w:sz w:val="27"/>
          <w:szCs w:val="27"/>
        </w:rPr>
        <w:t xml:space="preserve">Seiten mit vielen </w:t>
      </w:r>
      <w:r w:rsidR="00F26C1F">
        <w:rPr>
          <w:sz w:val="27"/>
          <w:szCs w:val="27"/>
        </w:rPr>
        <w:t>Backlinks</w:t>
      </w:r>
      <w:r w:rsidRPr="79DC46C6">
        <w:rPr>
          <w:sz w:val="27"/>
          <w:szCs w:val="27"/>
        </w:rPr>
        <w:t xml:space="preserve"> (</w:t>
      </w:r>
      <w:r w:rsidR="00F26C1F">
        <w:rPr>
          <w:sz w:val="27"/>
          <w:szCs w:val="27"/>
        </w:rPr>
        <w:t xml:space="preserve">eingehende </w:t>
      </w:r>
      <w:r w:rsidRPr="79DC46C6">
        <w:rPr>
          <w:sz w:val="27"/>
          <w:szCs w:val="27"/>
        </w:rPr>
        <w:t>Kanten) sollen weiter nach vorn sortiert werden</w:t>
      </w:r>
    </w:p>
    <w:p w14:paraId="5A7499FE" w14:textId="0B9DB959" w:rsidR="79DC46C6" w:rsidRDefault="79DC46C6" w:rsidP="008D62C1">
      <w:pPr>
        <w:pStyle w:val="Listenabsatz"/>
        <w:numPr>
          <w:ilvl w:val="0"/>
          <w:numId w:val="12"/>
        </w:numPr>
        <w:rPr>
          <w:b/>
          <w:bCs/>
          <w:sz w:val="27"/>
          <w:szCs w:val="27"/>
        </w:rPr>
      </w:pPr>
      <w:proofErr w:type="spellStart"/>
      <w:r w:rsidRPr="79DC46C6">
        <w:rPr>
          <w:sz w:val="27"/>
          <w:szCs w:val="27"/>
        </w:rPr>
        <w:t>Pagerank</w:t>
      </w:r>
      <w:proofErr w:type="spellEnd"/>
      <w:r w:rsidRPr="79DC46C6">
        <w:rPr>
          <w:sz w:val="27"/>
          <w:szCs w:val="27"/>
        </w:rPr>
        <w:t xml:space="preserve"> ist die Wahrscheinlichkeit</w:t>
      </w:r>
      <w:r w:rsidRPr="6392F61F">
        <w:rPr>
          <w:sz w:val="27"/>
          <w:szCs w:val="27"/>
        </w:rPr>
        <w:t>,</w:t>
      </w:r>
      <w:r w:rsidRPr="79DC46C6">
        <w:rPr>
          <w:sz w:val="27"/>
          <w:szCs w:val="27"/>
        </w:rPr>
        <w:t xml:space="preserve"> das</w:t>
      </w:r>
      <w:r w:rsidR="00026719">
        <w:rPr>
          <w:sz w:val="27"/>
          <w:szCs w:val="27"/>
        </w:rPr>
        <w:t>s</w:t>
      </w:r>
      <w:r w:rsidRPr="79DC46C6">
        <w:rPr>
          <w:sz w:val="27"/>
          <w:szCs w:val="27"/>
        </w:rPr>
        <w:t xml:space="preserve"> der User auf dem Knoten landet</w:t>
      </w:r>
      <w:r w:rsidRPr="6392F61F">
        <w:rPr>
          <w:sz w:val="27"/>
          <w:szCs w:val="27"/>
        </w:rPr>
        <w:t>,</w:t>
      </w:r>
      <w:r w:rsidRPr="79DC46C6">
        <w:rPr>
          <w:sz w:val="27"/>
          <w:szCs w:val="27"/>
        </w:rPr>
        <w:t xml:space="preserve"> wenn er immer zufällige Knoten ansteuert</w:t>
      </w:r>
    </w:p>
    <w:p w14:paraId="4A5A144B" w14:textId="1DD32935" w:rsidR="79DC46C6" w:rsidRDefault="79DC46C6" w:rsidP="008D62C1">
      <w:pPr>
        <w:pStyle w:val="Listenabsatz"/>
        <w:numPr>
          <w:ilvl w:val="0"/>
          <w:numId w:val="12"/>
        </w:numPr>
        <w:rPr>
          <w:b/>
          <w:bCs/>
          <w:sz w:val="27"/>
          <w:szCs w:val="27"/>
        </w:rPr>
      </w:pPr>
      <w:r w:rsidRPr="79DC46C6">
        <w:rPr>
          <w:sz w:val="27"/>
          <w:szCs w:val="27"/>
        </w:rPr>
        <w:t>Rang kann durch den Grad an ausgehenden Knoten berechnet werden</w:t>
      </w:r>
    </w:p>
    <w:p w14:paraId="5708AEC8" w14:textId="5D112ED8" w:rsidR="79DC46C6" w:rsidRDefault="79DC46C6" w:rsidP="008D62C1">
      <w:pPr>
        <w:pStyle w:val="Listenabsatz"/>
        <w:numPr>
          <w:ilvl w:val="0"/>
          <w:numId w:val="12"/>
        </w:numPr>
        <w:rPr>
          <w:b/>
          <w:bCs/>
          <w:sz w:val="27"/>
          <w:szCs w:val="27"/>
        </w:rPr>
      </w:pPr>
      <w:r w:rsidRPr="79DC46C6">
        <w:rPr>
          <w:sz w:val="27"/>
          <w:szCs w:val="27"/>
        </w:rPr>
        <w:t>Immer zwischen 0 und 1</w:t>
      </w:r>
    </w:p>
    <w:p w14:paraId="622B2638" w14:textId="61A14744" w:rsidR="79DC46C6" w:rsidRDefault="79DC46C6" w:rsidP="008D62C1">
      <w:pPr>
        <w:pStyle w:val="Listenabsatz"/>
        <w:numPr>
          <w:ilvl w:val="0"/>
          <w:numId w:val="12"/>
        </w:numPr>
        <w:rPr>
          <w:b/>
          <w:bCs/>
          <w:sz w:val="27"/>
          <w:szCs w:val="27"/>
        </w:rPr>
      </w:pPr>
      <w:r w:rsidRPr="79DC46C6">
        <w:rPr>
          <w:sz w:val="27"/>
          <w:szCs w:val="27"/>
        </w:rPr>
        <w:t>Wird durch Dämpfun</w:t>
      </w:r>
      <w:r w:rsidR="00E9444C">
        <w:rPr>
          <w:sz w:val="27"/>
          <w:szCs w:val="27"/>
        </w:rPr>
        <w:t>g</w:t>
      </w:r>
      <w:r w:rsidRPr="79DC46C6">
        <w:rPr>
          <w:sz w:val="27"/>
          <w:szCs w:val="27"/>
        </w:rPr>
        <w:t>sfaktor erweitert</w:t>
      </w:r>
    </w:p>
    <w:p w14:paraId="0FEE8DD9" w14:textId="4171459B" w:rsidR="79DC46C6" w:rsidRDefault="79DC46C6" w:rsidP="008D62C1">
      <w:pPr>
        <w:pStyle w:val="Listenabsatz"/>
        <w:numPr>
          <w:ilvl w:val="0"/>
          <w:numId w:val="12"/>
        </w:numPr>
        <w:rPr>
          <w:b/>
          <w:bCs/>
          <w:sz w:val="27"/>
          <w:szCs w:val="27"/>
        </w:rPr>
      </w:pPr>
      <w:r w:rsidRPr="79DC46C6">
        <w:rPr>
          <w:sz w:val="27"/>
          <w:szCs w:val="27"/>
        </w:rPr>
        <w:t>Matrixdarstellung ist das Eigenvektorproblem</w:t>
      </w:r>
      <w:r w:rsidR="00F21170">
        <w:rPr>
          <w:sz w:val="27"/>
          <w:szCs w:val="27"/>
        </w:rPr>
        <w:t xml:space="preserve">, Matrix muss den Eigenwert 1 haben und Vektor </w:t>
      </w:r>
      <w:r w:rsidR="002A4A78">
        <w:rPr>
          <w:sz w:val="27"/>
          <w:szCs w:val="27"/>
        </w:rPr>
        <w:t>darf nur positive Zahlen enthalten</w:t>
      </w:r>
    </w:p>
    <w:p w14:paraId="0B2FAD14" w14:textId="66E94181" w:rsidR="563156BA" w:rsidRDefault="563156BA" w:rsidP="563156BA">
      <w:pPr>
        <w:rPr>
          <w:sz w:val="27"/>
          <w:szCs w:val="27"/>
        </w:rPr>
      </w:pPr>
    </w:p>
    <w:p w14:paraId="1698B8DD" w14:textId="520E6B46" w:rsidR="00E2733C"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Wie kann der Page Rank für die Suche verwendet werden?</w:t>
      </w:r>
    </w:p>
    <w:p w14:paraId="1433BD54" w14:textId="1A0515A6" w:rsidR="79DC46C6" w:rsidRDefault="00621D03" w:rsidP="008D62C1">
      <w:pPr>
        <w:pStyle w:val="Listenabsatz"/>
        <w:numPr>
          <w:ilvl w:val="0"/>
          <w:numId w:val="11"/>
        </w:numPr>
        <w:rPr>
          <w:rFonts w:eastAsiaTheme="minorEastAsia"/>
          <w:b/>
          <w:bCs/>
          <w:sz w:val="27"/>
          <w:szCs w:val="27"/>
        </w:rPr>
      </w:pPr>
      <w:r>
        <w:rPr>
          <w:sz w:val="27"/>
          <w:szCs w:val="27"/>
        </w:rPr>
        <w:lastRenderedPageBreak/>
        <w:t>Für den Page Rank wird</w:t>
      </w:r>
      <w:r w:rsidR="79DC46C6" w:rsidRPr="79DC46C6">
        <w:rPr>
          <w:sz w:val="27"/>
          <w:szCs w:val="27"/>
        </w:rPr>
        <w:t xml:space="preserve"> eine </w:t>
      </w:r>
      <w:proofErr w:type="spellStart"/>
      <w:r w:rsidR="79DC46C6" w:rsidRPr="79DC46C6">
        <w:rPr>
          <w:b/>
          <w:bCs/>
          <w:sz w:val="27"/>
          <w:szCs w:val="27"/>
        </w:rPr>
        <w:t>Adjadenzmatrix</w:t>
      </w:r>
      <w:proofErr w:type="spellEnd"/>
      <w:r w:rsidR="79DC46C6" w:rsidRPr="79DC46C6">
        <w:rPr>
          <w:sz w:val="27"/>
          <w:szCs w:val="27"/>
        </w:rPr>
        <w:t xml:space="preserve"> au</w:t>
      </w:r>
      <w:r>
        <w:rPr>
          <w:sz w:val="27"/>
          <w:szCs w:val="27"/>
        </w:rPr>
        <w:t xml:space="preserve">fgestellt, </w:t>
      </w:r>
      <w:r w:rsidR="79DC46C6" w:rsidRPr="79DC46C6">
        <w:rPr>
          <w:sz w:val="27"/>
          <w:szCs w:val="27"/>
        </w:rPr>
        <w:t>in der die einzelnen Kanten aufsummiert eingetragen werden</w:t>
      </w:r>
    </w:p>
    <w:p w14:paraId="2C7C5BAF" w14:textId="7CEB8060" w:rsidR="79DC46C6" w:rsidRDefault="79DC46C6" w:rsidP="008D62C1">
      <w:pPr>
        <w:pStyle w:val="Listenabsatz"/>
        <w:numPr>
          <w:ilvl w:val="0"/>
          <w:numId w:val="11"/>
        </w:numPr>
        <w:rPr>
          <w:b/>
          <w:bCs/>
          <w:sz w:val="27"/>
          <w:szCs w:val="27"/>
        </w:rPr>
      </w:pPr>
      <w:r w:rsidRPr="79DC46C6">
        <w:rPr>
          <w:sz w:val="27"/>
          <w:szCs w:val="27"/>
        </w:rPr>
        <w:t xml:space="preserve">aus dieser leitet sich die Matrix </w:t>
      </w:r>
      <w:proofErr w:type="spellStart"/>
      <w:r w:rsidRPr="79DC46C6">
        <w:rPr>
          <w:b/>
          <w:bCs/>
          <w:sz w:val="27"/>
          <w:szCs w:val="27"/>
        </w:rPr>
        <w:t>A_tilde</w:t>
      </w:r>
      <w:proofErr w:type="spellEnd"/>
      <w:r w:rsidRPr="79DC46C6">
        <w:rPr>
          <w:sz w:val="27"/>
          <w:szCs w:val="27"/>
        </w:rPr>
        <w:t xml:space="preserve"> ab</w:t>
      </w:r>
      <w:r w:rsidR="00B45163">
        <w:rPr>
          <w:sz w:val="27"/>
          <w:szCs w:val="27"/>
        </w:rPr>
        <w:t>,</w:t>
      </w:r>
      <w:r w:rsidRPr="79DC46C6">
        <w:rPr>
          <w:sz w:val="27"/>
          <w:szCs w:val="27"/>
        </w:rPr>
        <w:t xml:space="preserve"> bei der wir die einzelnen Wahrscheinlichkeiten eintragen (transponiert und normalisiert)</w:t>
      </w:r>
    </w:p>
    <w:p w14:paraId="6106B82E" w14:textId="36038876" w:rsidR="79DC46C6" w:rsidRDefault="79DC46C6" w:rsidP="00041704">
      <w:pPr>
        <w:pStyle w:val="Listenabsatz"/>
        <w:rPr>
          <w:rFonts w:eastAsiaTheme="minorEastAsia"/>
          <w:sz w:val="27"/>
          <w:szCs w:val="27"/>
        </w:rPr>
      </w:pPr>
      <w:r>
        <w:rPr>
          <w:noProof/>
        </w:rPr>
        <w:drawing>
          <wp:inline distT="0" distB="0" distL="0" distR="0" wp14:anchorId="142ADF70" wp14:editId="1AE5E741">
            <wp:extent cx="4067175" cy="1104900"/>
            <wp:effectExtent l="0" t="0" r="0" b="0"/>
            <wp:docPr id="1309973538" name="Picture 1309973538"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067175" cy="1104900"/>
                    </a:xfrm>
                    <a:prstGeom prst="rect">
                      <a:avLst/>
                    </a:prstGeom>
                  </pic:spPr>
                </pic:pic>
              </a:graphicData>
            </a:graphic>
          </wp:inline>
        </w:drawing>
      </w:r>
    </w:p>
    <w:p w14:paraId="61BA4701" w14:textId="044F7739" w:rsidR="79DC46C6" w:rsidRDefault="79DC46C6" w:rsidP="008D62C1">
      <w:pPr>
        <w:pStyle w:val="Listenabsatz"/>
        <w:numPr>
          <w:ilvl w:val="0"/>
          <w:numId w:val="11"/>
        </w:numPr>
        <w:rPr>
          <w:b/>
          <w:bCs/>
          <w:sz w:val="27"/>
          <w:szCs w:val="27"/>
        </w:rPr>
      </w:pPr>
      <w:proofErr w:type="spellStart"/>
      <w:r w:rsidRPr="79DC46C6">
        <w:rPr>
          <w:b/>
          <w:bCs/>
          <w:sz w:val="27"/>
          <w:szCs w:val="27"/>
        </w:rPr>
        <w:t>A_hat</w:t>
      </w:r>
      <w:proofErr w:type="spellEnd"/>
      <w:r w:rsidRPr="79DC46C6">
        <w:rPr>
          <w:sz w:val="27"/>
          <w:szCs w:val="27"/>
        </w:rPr>
        <w:t xml:space="preserve"> wird erweitert um die Bereinigung von Senken</w:t>
      </w:r>
    </w:p>
    <w:p w14:paraId="096E193E" w14:textId="313D1D8B" w:rsidR="79DC46C6" w:rsidRDefault="79DC46C6" w:rsidP="008D62C1">
      <w:pPr>
        <w:pStyle w:val="Listenabsatz"/>
        <w:numPr>
          <w:ilvl w:val="1"/>
          <w:numId w:val="11"/>
        </w:numPr>
        <w:rPr>
          <w:b/>
          <w:bCs/>
          <w:sz w:val="27"/>
          <w:szCs w:val="27"/>
        </w:rPr>
      </w:pPr>
      <w:r w:rsidRPr="79DC46C6">
        <w:rPr>
          <w:sz w:val="27"/>
          <w:szCs w:val="27"/>
        </w:rPr>
        <w:t>Senke: Knoten der keine Out Degrees aufweist</w:t>
      </w:r>
    </w:p>
    <w:p w14:paraId="4FD2D478" w14:textId="0DF33572" w:rsidR="79DC46C6" w:rsidRDefault="79DC46C6" w:rsidP="008D62C1">
      <w:pPr>
        <w:pStyle w:val="Listenabsatz"/>
        <w:numPr>
          <w:ilvl w:val="1"/>
          <w:numId w:val="11"/>
        </w:numPr>
        <w:rPr>
          <w:b/>
          <w:bCs/>
          <w:sz w:val="27"/>
          <w:szCs w:val="27"/>
        </w:rPr>
      </w:pPr>
      <w:r w:rsidRPr="79DC46C6">
        <w:rPr>
          <w:sz w:val="27"/>
          <w:szCs w:val="27"/>
        </w:rPr>
        <w:t xml:space="preserve">von diesem </w:t>
      </w:r>
      <w:r w:rsidR="00403B54">
        <w:rPr>
          <w:sz w:val="27"/>
          <w:szCs w:val="27"/>
        </w:rPr>
        <w:t>s</w:t>
      </w:r>
      <w:r w:rsidRPr="79DC46C6">
        <w:rPr>
          <w:sz w:val="27"/>
          <w:szCs w:val="27"/>
        </w:rPr>
        <w:t xml:space="preserve">pringen wir mit bestimmter Wahrscheinlichkeit zu jedem anderen Knoten </w:t>
      </w:r>
    </w:p>
    <w:p w14:paraId="29CA83EE" w14:textId="5961BD50" w:rsidR="79DC46C6" w:rsidRDefault="79DC46C6" w:rsidP="008D62C1">
      <w:pPr>
        <w:pStyle w:val="Listenabsatz"/>
        <w:numPr>
          <w:ilvl w:val="1"/>
          <w:numId w:val="11"/>
        </w:numPr>
        <w:rPr>
          <w:b/>
          <w:bCs/>
          <w:sz w:val="27"/>
          <w:szCs w:val="27"/>
        </w:rPr>
      </w:pPr>
      <w:r w:rsidRPr="79DC46C6">
        <w:rPr>
          <w:sz w:val="27"/>
          <w:szCs w:val="27"/>
        </w:rPr>
        <w:t xml:space="preserve">Matrix wird um Rückverbindungen ergänzt, </w:t>
      </w:r>
      <w:proofErr w:type="spellStart"/>
      <w:r w:rsidRPr="79DC46C6">
        <w:rPr>
          <w:sz w:val="27"/>
          <w:szCs w:val="27"/>
        </w:rPr>
        <w:t>zB</w:t>
      </w:r>
      <w:proofErr w:type="spellEnd"/>
      <w:r w:rsidRPr="79DC46C6">
        <w:rPr>
          <w:sz w:val="27"/>
          <w:szCs w:val="27"/>
        </w:rPr>
        <w:t xml:space="preserve"> ¼ bei 4 Seiten</w:t>
      </w:r>
    </w:p>
    <w:p w14:paraId="20D0F453" w14:textId="5F44EEFD" w:rsidR="79DC46C6" w:rsidRDefault="79DC46C6" w:rsidP="005E43E0">
      <w:pPr>
        <w:pStyle w:val="Listenabsatz"/>
        <w:rPr>
          <w:rFonts w:eastAsiaTheme="minorEastAsia"/>
          <w:sz w:val="27"/>
          <w:szCs w:val="27"/>
        </w:rPr>
      </w:pPr>
      <w:r>
        <w:rPr>
          <w:noProof/>
        </w:rPr>
        <w:drawing>
          <wp:inline distT="0" distB="0" distL="0" distR="0" wp14:anchorId="38D0C3AE" wp14:editId="393C1BBC">
            <wp:extent cx="4572000" cy="1352550"/>
            <wp:effectExtent l="0" t="0" r="0" b="0"/>
            <wp:docPr id="484755459" name="Picture 484755459"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19AF405A" w14:textId="2931D813" w:rsidR="009826FE" w:rsidRDefault="009826FE" w:rsidP="009826FE">
      <w:pPr>
        <w:pStyle w:val="Listenabsatz"/>
        <w:numPr>
          <w:ilvl w:val="0"/>
          <w:numId w:val="54"/>
        </w:numPr>
        <w:rPr>
          <w:rFonts w:eastAsiaTheme="minorEastAsia"/>
          <w:sz w:val="27"/>
          <w:szCs w:val="27"/>
        </w:rPr>
      </w:pPr>
      <w:r>
        <w:rPr>
          <w:rFonts w:eastAsiaTheme="minorEastAsia"/>
          <w:sz w:val="27"/>
          <w:szCs w:val="27"/>
        </w:rPr>
        <w:t>Durch den Page Rank werden relevantere Webseiten weiter oben sortiert, da für sie die Wahrscheinlichkeit höher ist, besucht zu werden</w:t>
      </w:r>
    </w:p>
    <w:p w14:paraId="36F6B309" w14:textId="23B89A95" w:rsidR="003918B4" w:rsidRPr="00C11BDD" w:rsidRDefault="003918B4" w:rsidP="009826FE">
      <w:pPr>
        <w:pStyle w:val="Listenabsatz"/>
        <w:numPr>
          <w:ilvl w:val="0"/>
          <w:numId w:val="54"/>
        </w:numPr>
        <w:rPr>
          <w:rFonts w:eastAsiaTheme="minorEastAsia"/>
          <w:sz w:val="27"/>
          <w:szCs w:val="27"/>
        </w:rPr>
      </w:pPr>
      <w:r w:rsidRPr="00C11BDD">
        <w:rPr>
          <w:rFonts w:eastAsiaTheme="minorEastAsia"/>
          <w:sz w:val="27"/>
          <w:szCs w:val="27"/>
        </w:rPr>
        <w:t xml:space="preserve">Page-Rank ist eine Variante der </w:t>
      </w:r>
      <w:r w:rsidRPr="00C11BDD">
        <w:rPr>
          <w:b/>
          <w:bCs/>
          <w:sz w:val="27"/>
          <w:szCs w:val="27"/>
        </w:rPr>
        <w:t>Eigenvektor-Zentralität</w:t>
      </w:r>
      <w:r w:rsidR="00C11BDD" w:rsidRPr="00C11BDD">
        <w:rPr>
          <w:sz w:val="27"/>
          <w:szCs w:val="27"/>
        </w:rPr>
        <w:t xml:space="preserve"> und </w:t>
      </w:r>
      <w:r w:rsidRPr="00C11BDD">
        <w:rPr>
          <w:sz w:val="27"/>
          <w:szCs w:val="27"/>
        </w:rPr>
        <w:t>ist ein Maß für den Einfluss eines Knotens in einem Netzwerk.</w:t>
      </w:r>
    </w:p>
    <w:p w14:paraId="1A643D3D" w14:textId="0426648D" w:rsidR="00266DF1" w:rsidRPr="00C11BDD" w:rsidRDefault="00266DF1" w:rsidP="009826FE">
      <w:pPr>
        <w:pStyle w:val="Listenabsatz"/>
        <w:numPr>
          <w:ilvl w:val="0"/>
          <w:numId w:val="54"/>
        </w:numPr>
        <w:rPr>
          <w:rFonts w:eastAsiaTheme="minorEastAsia"/>
          <w:sz w:val="27"/>
          <w:szCs w:val="27"/>
        </w:rPr>
      </w:pPr>
      <w:r w:rsidRPr="00266DF1">
        <w:rPr>
          <w:rFonts w:eastAsiaTheme="minorEastAsia"/>
          <w:sz w:val="27"/>
          <w:szCs w:val="27"/>
        </w:rPr>
        <w:t>Der PageRank-Algorithmus ist eine spezielle Methode, die Linkpopularität einer Seite bzw. eines Dokumentes festzulegen. Das Grundprinzip lautet: Je mehr Links auf eine Seite verweisen, desto höher ist das Gewicht dieser Seite. Je höher das Gewicht der verweisenden Seiten ist, desto größer ist der Effekt. Das Ziel des Verfahrens ist es, die Links dem Gewicht entsprechend zu sortieren, um so eine Ergebnisreihenfolge bei einer Suchabfrage herzustellen, d. h. Links zu wichtigeren Seiten weiter vorne in der Ergebnisliste anzuzeigen.</w:t>
      </w:r>
    </w:p>
    <w:p w14:paraId="624377F6" w14:textId="2CDC3EEB" w:rsidR="563156BA" w:rsidRDefault="563156BA" w:rsidP="563156BA">
      <w:pPr>
        <w:rPr>
          <w:sz w:val="27"/>
          <w:szCs w:val="27"/>
        </w:rPr>
      </w:pPr>
    </w:p>
    <w:p w14:paraId="029C1F54" w14:textId="5F53D106" w:rsidR="508A2125"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Welches Verfahren wird für die Berechnung des Page Rank verwendet?</w:t>
      </w:r>
    </w:p>
    <w:p w14:paraId="30B37AF5" w14:textId="34AFC4AB" w:rsidR="79DC46C6" w:rsidRDefault="79DC46C6" w:rsidP="008D62C1">
      <w:pPr>
        <w:pStyle w:val="Listenabsatz"/>
        <w:numPr>
          <w:ilvl w:val="0"/>
          <w:numId w:val="10"/>
        </w:numPr>
        <w:rPr>
          <w:b/>
          <w:bCs/>
          <w:sz w:val="27"/>
          <w:szCs w:val="27"/>
        </w:rPr>
      </w:pPr>
      <w:r w:rsidRPr="79DC46C6">
        <w:rPr>
          <w:rFonts w:ascii="Calibri" w:eastAsia="Calibri" w:hAnsi="Calibri" w:cs="Calibri"/>
          <w:sz w:val="27"/>
          <w:szCs w:val="27"/>
        </w:rPr>
        <w:t>Potenz/Power Methode</w:t>
      </w:r>
    </w:p>
    <w:p w14:paraId="1AA64F88" w14:textId="228EBDB2" w:rsidR="009168D6" w:rsidRPr="009168D6" w:rsidRDefault="009168D6" w:rsidP="009168D6">
      <w:pPr>
        <w:pStyle w:val="Listenabsatz"/>
        <w:numPr>
          <w:ilvl w:val="1"/>
          <w:numId w:val="10"/>
        </w:numPr>
        <w:rPr>
          <w:sz w:val="27"/>
          <w:szCs w:val="27"/>
        </w:rPr>
      </w:pPr>
      <w:r w:rsidRPr="009168D6">
        <w:rPr>
          <w:sz w:val="27"/>
          <w:szCs w:val="27"/>
        </w:rPr>
        <w:t>Diese Methode berechnet den dominanten Eigenwert einer Matrix und den dazugehörigen Eigenvektor unter der Annahme, dass der Eigenwert einfach ist.</w:t>
      </w:r>
    </w:p>
    <w:p w14:paraId="78C5C352" w14:textId="0CF8B859" w:rsidR="79DC46C6" w:rsidRDefault="79DC46C6" w:rsidP="008D62C1">
      <w:pPr>
        <w:pStyle w:val="Listenabsatz"/>
        <w:numPr>
          <w:ilvl w:val="1"/>
          <w:numId w:val="10"/>
        </w:numPr>
        <w:rPr>
          <w:b/>
          <w:bCs/>
          <w:sz w:val="27"/>
          <w:szCs w:val="27"/>
        </w:rPr>
      </w:pPr>
      <w:r w:rsidRPr="79DC46C6">
        <w:rPr>
          <w:rFonts w:ascii="Calibri" w:eastAsia="Calibri" w:hAnsi="Calibri" w:cs="Calibri"/>
          <w:sz w:val="27"/>
          <w:szCs w:val="27"/>
        </w:rPr>
        <w:lastRenderedPageBreak/>
        <w:t>dominanter Eigenwert einer Matrix und deren Eigenvektor</w:t>
      </w:r>
    </w:p>
    <w:p w14:paraId="65FE8964" w14:textId="0975C57D" w:rsidR="79DC46C6" w:rsidRDefault="79DC46C6" w:rsidP="008D62C1">
      <w:pPr>
        <w:pStyle w:val="Listenabsatz"/>
        <w:numPr>
          <w:ilvl w:val="1"/>
          <w:numId w:val="10"/>
        </w:numPr>
        <w:rPr>
          <w:b/>
          <w:bCs/>
          <w:sz w:val="27"/>
          <w:szCs w:val="27"/>
        </w:rPr>
      </w:pPr>
      <w:r w:rsidRPr="79DC46C6">
        <w:rPr>
          <w:rFonts w:ascii="Calibri" w:eastAsia="Calibri" w:hAnsi="Calibri" w:cs="Calibri"/>
          <w:sz w:val="27"/>
          <w:szCs w:val="27"/>
        </w:rPr>
        <w:t>einfacher Eigenwert</w:t>
      </w:r>
    </w:p>
    <w:p w14:paraId="624F0871" w14:textId="0A77A822" w:rsidR="79DC46C6" w:rsidRDefault="79DC46C6" w:rsidP="008D62C1">
      <w:pPr>
        <w:pStyle w:val="Listenabsatz"/>
        <w:numPr>
          <w:ilvl w:val="1"/>
          <w:numId w:val="10"/>
        </w:numPr>
        <w:rPr>
          <w:b/>
          <w:bCs/>
          <w:sz w:val="27"/>
          <w:szCs w:val="27"/>
        </w:rPr>
      </w:pPr>
      <w:r w:rsidRPr="79DC46C6">
        <w:rPr>
          <w:rFonts w:ascii="Calibri" w:eastAsia="Calibri" w:hAnsi="Calibri" w:cs="Calibri"/>
          <w:sz w:val="27"/>
          <w:szCs w:val="27"/>
        </w:rPr>
        <w:t>Abbruchkriterium ist von Toleranz abhängig, wird als Norm dargestellt</w:t>
      </w:r>
    </w:p>
    <w:p w14:paraId="7648D5ED" w14:textId="5CCC8DF2" w:rsidR="79DC46C6" w:rsidRDefault="79DC46C6" w:rsidP="001867F6">
      <w:pPr>
        <w:pStyle w:val="Listenabsatz"/>
        <w:rPr>
          <w:rFonts w:eastAsiaTheme="minorEastAsia"/>
          <w:b/>
          <w:bCs/>
          <w:sz w:val="27"/>
          <w:szCs w:val="27"/>
        </w:rPr>
      </w:pPr>
      <w:r>
        <w:rPr>
          <w:noProof/>
        </w:rPr>
        <w:drawing>
          <wp:inline distT="0" distB="0" distL="0" distR="0" wp14:anchorId="033A7DB0" wp14:editId="044A2738">
            <wp:extent cx="4572000" cy="1581150"/>
            <wp:effectExtent l="0" t="0" r="0" b="0"/>
            <wp:docPr id="646732136" name="Picture 646732136"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68F2DD4" w14:textId="62339DA1" w:rsidR="79DC46C6" w:rsidRDefault="79DC46C6" w:rsidP="008D62C1">
      <w:pPr>
        <w:pStyle w:val="Listenabsatz"/>
        <w:numPr>
          <w:ilvl w:val="0"/>
          <w:numId w:val="10"/>
        </w:numPr>
        <w:rPr>
          <w:b/>
          <w:bCs/>
          <w:sz w:val="27"/>
          <w:szCs w:val="27"/>
        </w:rPr>
      </w:pPr>
      <w:r w:rsidRPr="79DC46C6">
        <w:rPr>
          <w:sz w:val="27"/>
          <w:szCs w:val="27"/>
        </w:rPr>
        <w:t>Vergleiche Iterationen aus HÜ 3</w:t>
      </w:r>
    </w:p>
    <w:p w14:paraId="6CFF26FA" w14:textId="78D3AF13" w:rsidR="563156BA" w:rsidRDefault="563156BA" w:rsidP="563156BA">
      <w:pPr>
        <w:rPr>
          <w:sz w:val="27"/>
          <w:szCs w:val="27"/>
        </w:rPr>
      </w:pPr>
    </w:p>
    <w:p w14:paraId="0503E720" w14:textId="51AA48E1" w:rsidR="00E2733C"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Gegeben ein beliebiger Graph G, schätzen Sie die Reihenfolge der Knoten die sich durch den Page Rank ergeben würde! Begründen Sie Ihre Schätzung!</w:t>
      </w:r>
    </w:p>
    <w:p w14:paraId="311DB093" w14:textId="73C58520" w:rsidR="79DC46C6" w:rsidRDefault="79DC46C6" w:rsidP="008D62C1">
      <w:pPr>
        <w:pStyle w:val="Listenabsatz"/>
        <w:numPr>
          <w:ilvl w:val="0"/>
          <w:numId w:val="9"/>
        </w:numPr>
        <w:rPr>
          <w:rFonts w:eastAsiaTheme="minorEastAsia"/>
          <w:b/>
          <w:bCs/>
          <w:sz w:val="27"/>
          <w:szCs w:val="27"/>
        </w:rPr>
      </w:pPr>
      <w:r w:rsidRPr="79DC46C6">
        <w:rPr>
          <w:sz w:val="27"/>
          <w:szCs w:val="27"/>
        </w:rPr>
        <w:t>Hier immer auf Wahrscheinlichkeit achten</w:t>
      </w:r>
    </w:p>
    <w:p w14:paraId="1B842DA4" w14:textId="09DC46C6" w:rsidR="79DC46C6" w:rsidRDefault="79DC46C6" w:rsidP="008D62C1">
      <w:pPr>
        <w:pStyle w:val="Listenabsatz"/>
        <w:numPr>
          <w:ilvl w:val="0"/>
          <w:numId w:val="9"/>
        </w:numPr>
        <w:rPr>
          <w:b/>
          <w:bCs/>
          <w:sz w:val="27"/>
          <w:szCs w:val="27"/>
        </w:rPr>
      </w:pPr>
      <w:r w:rsidRPr="79DC46C6">
        <w:rPr>
          <w:sz w:val="27"/>
          <w:szCs w:val="27"/>
        </w:rPr>
        <w:t>Was ist immer die höchste Wahrscheinlichkeit? -&gt; den Knoten nehme ich</w:t>
      </w:r>
    </w:p>
    <w:p w14:paraId="4713CF02" w14:textId="41F671AA" w:rsidR="79DC46C6" w:rsidRDefault="79DC46C6" w:rsidP="008D62C1">
      <w:pPr>
        <w:pStyle w:val="Listenabsatz"/>
        <w:numPr>
          <w:ilvl w:val="0"/>
          <w:numId w:val="9"/>
        </w:numPr>
        <w:rPr>
          <w:b/>
          <w:bCs/>
          <w:sz w:val="27"/>
          <w:szCs w:val="27"/>
        </w:rPr>
      </w:pPr>
      <w:r w:rsidRPr="79DC46C6">
        <w:rPr>
          <w:sz w:val="27"/>
          <w:szCs w:val="27"/>
        </w:rPr>
        <w:t>Aus Graph</w:t>
      </w:r>
    </w:p>
    <w:p w14:paraId="5AB32E86" w14:textId="01D7F28A" w:rsidR="79DC46C6" w:rsidRDefault="79DC46C6" w:rsidP="008D62C1">
      <w:pPr>
        <w:pStyle w:val="Listenabsatz"/>
        <w:numPr>
          <w:ilvl w:val="1"/>
          <w:numId w:val="9"/>
        </w:numPr>
        <w:rPr>
          <w:rFonts w:eastAsiaTheme="minorEastAsia"/>
          <w:b/>
          <w:bCs/>
          <w:sz w:val="27"/>
          <w:szCs w:val="27"/>
        </w:rPr>
      </w:pPr>
      <w:proofErr w:type="spellStart"/>
      <w:r w:rsidRPr="79DC46C6">
        <w:rPr>
          <w:sz w:val="27"/>
          <w:szCs w:val="27"/>
        </w:rPr>
        <w:t>Adjadenzmatrix</w:t>
      </w:r>
      <w:proofErr w:type="spellEnd"/>
      <w:r w:rsidRPr="79DC46C6">
        <w:rPr>
          <w:sz w:val="27"/>
          <w:szCs w:val="27"/>
        </w:rPr>
        <w:t xml:space="preserve"> erstellen</w:t>
      </w:r>
    </w:p>
    <w:p w14:paraId="7EED300D" w14:textId="17C9D1F5" w:rsidR="79DC46C6" w:rsidRDefault="79DC46C6" w:rsidP="008D62C1">
      <w:pPr>
        <w:pStyle w:val="Listenabsatz"/>
        <w:numPr>
          <w:ilvl w:val="1"/>
          <w:numId w:val="9"/>
        </w:numPr>
        <w:rPr>
          <w:b/>
          <w:bCs/>
          <w:sz w:val="27"/>
          <w:szCs w:val="27"/>
        </w:rPr>
      </w:pPr>
      <w:proofErr w:type="spellStart"/>
      <w:r w:rsidRPr="79DC46C6">
        <w:rPr>
          <w:sz w:val="27"/>
          <w:szCs w:val="27"/>
        </w:rPr>
        <w:t>A_tilde</w:t>
      </w:r>
      <w:proofErr w:type="spellEnd"/>
      <w:r w:rsidRPr="79DC46C6">
        <w:rPr>
          <w:sz w:val="27"/>
          <w:szCs w:val="27"/>
        </w:rPr>
        <w:t xml:space="preserve"> erstellen</w:t>
      </w:r>
    </w:p>
    <w:p w14:paraId="4D610EC0" w14:textId="479D8B1F" w:rsidR="79DC46C6" w:rsidRDefault="79DC46C6" w:rsidP="008D62C1">
      <w:pPr>
        <w:pStyle w:val="Listenabsatz"/>
        <w:numPr>
          <w:ilvl w:val="1"/>
          <w:numId w:val="9"/>
        </w:numPr>
        <w:rPr>
          <w:b/>
          <w:bCs/>
          <w:sz w:val="27"/>
          <w:szCs w:val="27"/>
        </w:rPr>
      </w:pPr>
      <w:proofErr w:type="spellStart"/>
      <w:r w:rsidRPr="79DC46C6">
        <w:rPr>
          <w:sz w:val="27"/>
          <w:szCs w:val="27"/>
        </w:rPr>
        <w:t>A_hat</w:t>
      </w:r>
      <w:proofErr w:type="spellEnd"/>
      <w:r w:rsidRPr="79DC46C6">
        <w:rPr>
          <w:sz w:val="27"/>
          <w:szCs w:val="27"/>
        </w:rPr>
        <w:t xml:space="preserve"> erstellen ohne </w:t>
      </w:r>
      <w:r w:rsidR="009B7247">
        <w:rPr>
          <w:sz w:val="27"/>
          <w:szCs w:val="27"/>
        </w:rPr>
        <w:t>S</w:t>
      </w:r>
      <w:r w:rsidRPr="79DC46C6">
        <w:rPr>
          <w:sz w:val="27"/>
          <w:szCs w:val="27"/>
        </w:rPr>
        <w:t>enken</w:t>
      </w:r>
    </w:p>
    <w:p w14:paraId="22B813E3" w14:textId="4F9B0878" w:rsidR="79DC46C6" w:rsidRDefault="79DC46C6" w:rsidP="008D62C1">
      <w:pPr>
        <w:pStyle w:val="Listenabsatz"/>
        <w:numPr>
          <w:ilvl w:val="1"/>
          <w:numId w:val="9"/>
        </w:numPr>
        <w:rPr>
          <w:b/>
          <w:bCs/>
          <w:sz w:val="27"/>
          <w:szCs w:val="27"/>
        </w:rPr>
      </w:pPr>
      <w:r w:rsidRPr="79DC46C6">
        <w:rPr>
          <w:sz w:val="27"/>
          <w:szCs w:val="27"/>
        </w:rPr>
        <w:t>Iterationen durchrechnen wäre immer bedingte Wahrscheinlichkeit</w:t>
      </w:r>
    </w:p>
    <w:p w14:paraId="507DC86D" w14:textId="574F0D43" w:rsidR="00C53CEF" w:rsidRPr="00C53CEF" w:rsidRDefault="00C53CEF" w:rsidP="008D62C1">
      <w:pPr>
        <w:pStyle w:val="Listenabsatz"/>
        <w:numPr>
          <w:ilvl w:val="0"/>
          <w:numId w:val="9"/>
        </w:numPr>
        <w:rPr>
          <w:sz w:val="27"/>
          <w:szCs w:val="27"/>
        </w:rPr>
      </w:pPr>
      <w:r w:rsidRPr="00C53CEF">
        <w:rPr>
          <w:sz w:val="27"/>
          <w:szCs w:val="27"/>
        </w:rPr>
        <w:t xml:space="preserve">Knoten mit </w:t>
      </w:r>
      <w:r w:rsidR="000B450B">
        <w:rPr>
          <w:sz w:val="27"/>
          <w:szCs w:val="27"/>
        </w:rPr>
        <w:t xml:space="preserve">höherer Anzahl an </w:t>
      </w:r>
      <w:r w:rsidR="003E7FC8">
        <w:rPr>
          <w:sz w:val="27"/>
          <w:szCs w:val="27"/>
        </w:rPr>
        <w:t>Eingangs</w:t>
      </w:r>
      <w:r w:rsidR="00BA637E">
        <w:rPr>
          <w:sz w:val="27"/>
          <w:szCs w:val="27"/>
        </w:rPr>
        <w:t>kanten</w:t>
      </w:r>
      <w:r w:rsidR="003E7FC8">
        <w:rPr>
          <w:sz w:val="27"/>
          <w:szCs w:val="27"/>
        </w:rPr>
        <w:t xml:space="preserve"> werden einen höheren Rang haben</w:t>
      </w:r>
    </w:p>
    <w:p w14:paraId="72412191" w14:textId="0E4D7571" w:rsidR="79DC46C6" w:rsidRDefault="79DC46C6" w:rsidP="008D62C1">
      <w:pPr>
        <w:pStyle w:val="Listenabsatz"/>
        <w:numPr>
          <w:ilvl w:val="0"/>
          <w:numId w:val="9"/>
        </w:numPr>
        <w:rPr>
          <w:b/>
          <w:bCs/>
          <w:sz w:val="27"/>
          <w:szCs w:val="27"/>
        </w:rPr>
      </w:pPr>
      <w:r w:rsidRPr="79DC46C6">
        <w:rPr>
          <w:sz w:val="27"/>
          <w:szCs w:val="27"/>
        </w:rPr>
        <w:t>Startknoten mit höchster Wahrscheinlichkeit?</w:t>
      </w:r>
    </w:p>
    <w:p w14:paraId="62DF93FC" w14:textId="0B33B134" w:rsidR="563156BA" w:rsidRDefault="563156BA" w:rsidP="563156BA">
      <w:pPr>
        <w:rPr>
          <w:sz w:val="27"/>
          <w:szCs w:val="27"/>
        </w:rPr>
      </w:pPr>
    </w:p>
    <w:p w14:paraId="3CF17B56" w14:textId="2997EC7C" w:rsidR="00E2733C"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Beschreiben Sie 3 Zentralitätsmaße für Graphen!</w:t>
      </w:r>
    </w:p>
    <w:p w14:paraId="199CDAEA" w14:textId="78164855" w:rsidR="563156BA" w:rsidRDefault="79DC46C6" w:rsidP="008D62C1">
      <w:pPr>
        <w:pStyle w:val="Listenabsatz"/>
        <w:numPr>
          <w:ilvl w:val="0"/>
          <w:numId w:val="8"/>
        </w:numPr>
        <w:rPr>
          <w:rFonts w:eastAsiaTheme="minorEastAsia"/>
          <w:sz w:val="27"/>
          <w:szCs w:val="27"/>
        </w:rPr>
      </w:pPr>
      <w:r w:rsidRPr="79DC46C6">
        <w:rPr>
          <w:sz w:val="27"/>
          <w:szCs w:val="27"/>
        </w:rPr>
        <w:t>Zwischenzentralität</w:t>
      </w:r>
    </w:p>
    <w:p w14:paraId="2FC408FB" w14:textId="27625FF6" w:rsidR="79DC46C6" w:rsidRDefault="79DC46C6" w:rsidP="008D62C1">
      <w:pPr>
        <w:pStyle w:val="Listenabsatz"/>
        <w:numPr>
          <w:ilvl w:val="1"/>
          <w:numId w:val="8"/>
        </w:numPr>
        <w:rPr>
          <w:sz w:val="27"/>
          <w:szCs w:val="27"/>
        </w:rPr>
      </w:pPr>
      <w:r w:rsidRPr="79DC46C6">
        <w:rPr>
          <w:sz w:val="27"/>
          <w:szCs w:val="27"/>
        </w:rPr>
        <w:t>Wie stark Knoten in kürzesten Pfaden zwischen beliebigen Knoten im Netzwerk vorkommt</w:t>
      </w:r>
    </w:p>
    <w:p w14:paraId="2E3B0BA3" w14:textId="2F1DFC7B" w:rsidR="79DC46C6" w:rsidRDefault="79DC46C6" w:rsidP="008D62C1">
      <w:pPr>
        <w:pStyle w:val="Listenabsatz"/>
        <w:numPr>
          <w:ilvl w:val="0"/>
          <w:numId w:val="8"/>
        </w:numPr>
        <w:rPr>
          <w:sz w:val="27"/>
          <w:szCs w:val="27"/>
        </w:rPr>
      </w:pPr>
      <w:proofErr w:type="spellStart"/>
      <w:r w:rsidRPr="79DC46C6">
        <w:rPr>
          <w:sz w:val="27"/>
          <w:szCs w:val="27"/>
        </w:rPr>
        <w:t>Eigenverktorzentralität</w:t>
      </w:r>
      <w:proofErr w:type="spellEnd"/>
      <w:r w:rsidRPr="79DC46C6">
        <w:rPr>
          <w:sz w:val="27"/>
          <w:szCs w:val="27"/>
        </w:rPr>
        <w:t xml:space="preserve"> (</w:t>
      </w:r>
      <w:proofErr w:type="spellStart"/>
      <w:r w:rsidRPr="79DC46C6">
        <w:rPr>
          <w:sz w:val="27"/>
          <w:szCs w:val="27"/>
        </w:rPr>
        <w:t>Pagerank</w:t>
      </w:r>
      <w:proofErr w:type="spellEnd"/>
      <w:r w:rsidRPr="79DC46C6">
        <w:rPr>
          <w:sz w:val="27"/>
          <w:szCs w:val="27"/>
        </w:rPr>
        <w:t>)</w:t>
      </w:r>
    </w:p>
    <w:p w14:paraId="08271787" w14:textId="2565B7F4" w:rsidR="79DC46C6" w:rsidRDefault="79DC46C6" w:rsidP="008D62C1">
      <w:pPr>
        <w:pStyle w:val="Listenabsatz"/>
        <w:numPr>
          <w:ilvl w:val="1"/>
          <w:numId w:val="8"/>
        </w:numPr>
        <w:rPr>
          <w:sz w:val="27"/>
          <w:szCs w:val="27"/>
        </w:rPr>
      </w:pPr>
      <w:r w:rsidRPr="79DC46C6">
        <w:rPr>
          <w:sz w:val="27"/>
          <w:szCs w:val="27"/>
        </w:rPr>
        <w:t>Matrix mit Eigenwert und Eigenvektor</w:t>
      </w:r>
    </w:p>
    <w:p w14:paraId="73DA1816" w14:textId="5364A7CC" w:rsidR="00B23CD2" w:rsidRDefault="00B23CD2" w:rsidP="008D62C1">
      <w:pPr>
        <w:pStyle w:val="Listenabsatz"/>
        <w:numPr>
          <w:ilvl w:val="1"/>
          <w:numId w:val="8"/>
        </w:numPr>
        <w:rPr>
          <w:sz w:val="27"/>
          <w:szCs w:val="27"/>
        </w:rPr>
      </w:pPr>
      <w:r>
        <w:rPr>
          <w:sz w:val="27"/>
          <w:szCs w:val="27"/>
        </w:rPr>
        <w:t>Mit welcher Wahrscheinlichkeit befindet sich das System in einem bestimmten Zustand?</w:t>
      </w:r>
    </w:p>
    <w:p w14:paraId="66701E90" w14:textId="1DA9AED6" w:rsidR="79DC46C6" w:rsidRDefault="79DC46C6" w:rsidP="008D62C1">
      <w:pPr>
        <w:pStyle w:val="Listenabsatz"/>
        <w:numPr>
          <w:ilvl w:val="0"/>
          <w:numId w:val="8"/>
        </w:numPr>
        <w:rPr>
          <w:sz w:val="27"/>
          <w:szCs w:val="27"/>
        </w:rPr>
      </w:pPr>
      <w:proofErr w:type="spellStart"/>
      <w:r w:rsidRPr="79DC46C6">
        <w:rPr>
          <w:sz w:val="27"/>
          <w:szCs w:val="27"/>
        </w:rPr>
        <w:t>Nähezentralität</w:t>
      </w:r>
      <w:proofErr w:type="spellEnd"/>
    </w:p>
    <w:p w14:paraId="38FFF6EA" w14:textId="627BB7CE" w:rsidR="79DC46C6" w:rsidRDefault="79DC46C6" w:rsidP="79DC46C6">
      <w:pPr>
        <w:pStyle w:val="Listenabsatz"/>
        <w:numPr>
          <w:ilvl w:val="1"/>
          <w:numId w:val="8"/>
        </w:numPr>
        <w:rPr>
          <w:sz w:val="27"/>
          <w:szCs w:val="27"/>
        </w:rPr>
      </w:pPr>
      <w:r w:rsidRPr="79DC46C6">
        <w:rPr>
          <w:sz w:val="27"/>
          <w:szCs w:val="27"/>
        </w:rPr>
        <w:lastRenderedPageBreak/>
        <w:t>Ähnlich wie bei der Zwischenzentralität benötigen wir wieder die Distanz zwischen zwei Knoten. Diesmal wird jedoch die durchschnittliche Nähe zu allen anderen Knoten gemessen</w:t>
      </w:r>
    </w:p>
    <w:p w14:paraId="5CF85CF2" w14:textId="66517E61" w:rsidR="79DC46C6" w:rsidRDefault="79DC46C6" w:rsidP="79DC46C6">
      <w:pPr>
        <w:rPr>
          <w:sz w:val="27"/>
          <w:szCs w:val="27"/>
        </w:rPr>
      </w:pPr>
    </w:p>
    <w:p w14:paraId="6BDDEB63" w14:textId="3E333E6A" w:rsidR="00E2733C"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Was ist ein Netzwerk und was ist ein Fluss?</w:t>
      </w:r>
    </w:p>
    <w:p w14:paraId="0B8F95B8" w14:textId="609FEF77" w:rsidR="79DC46C6" w:rsidRDefault="79DC46C6" w:rsidP="008D62C1">
      <w:pPr>
        <w:pStyle w:val="Listenabsatz"/>
        <w:numPr>
          <w:ilvl w:val="0"/>
          <w:numId w:val="7"/>
        </w:numPr>
        <w:rPr>
          <w:sz w:val="27"/>
          <w:szCs w:val="27"/>
        </w:rPr>
      </w:pPr>
      <w:r w:rsidRPr="79DC46C6">
        <w:rPr>
          <w:sz w:val="27"/>
          <w:szCs w:val="27"/>
        </w:rPr>
        <w:t>Netzwerk</w:t>
      </w:r>
    </w:p>
    <w:p w14:paraId="3695BCBD" w14:textId="444A9943" w:rsidR="563156BA" w:rsidRDefault="79DC46C6" w:rsidP="008D62C1">
      <w:pPr>
        <w:pStyle w:val="Listenabsatz"/>
        <w:numPr>
          <w:ilvl w:val="1"/>
          <w:numId w:val="7"/>
        </w:numPr>
        <w:rPr>
          <w:rFonts w:eastAsiaTheme="minorEastAsia"/>
          <w:sz w:val="27"/>
          <w:szCs w:val="27"/>
        </w:rPr>
      </w:pPr>
      <w:r w:rsidRPr="79DC46C6">
        <w:rPr>
          <w:sz w:val="27"/>
          <w:szCs w:val="27"/>
        </w:rPr>
        <w:t>Kann als Graph dargestellt werden</w:t>
      </w:r>
    </w:p>
    <w:p w14:paraId="04DD99D1" w14:textId="5868F38C" w:rsidR="79DC46C6" w:rsidRDefault="79DC46C6" w:rsidP="008D62C1">
      <w:pPr>
        <w:pStyle w:val="Listenabsatz"/>
        <w:numPr>
          <w:ilvl w:val="1"/>
          <w:numId w:val="7"/>
        </w:numPr>
        <w:rPr>
          <w:sz w:val="27"/>
          <w:szCs w:val="27"/>
        </w:rPr>
      </w:pPr>
      <w:r w:rsidRPr="79DC46C6">
        <w:rPr>
          <w:sz w:val="27"/>
          <w:szCs w:val="27"/>
        </w:rPr>
        <w:t>Knoten und Leitungen, diese entsprechen den Kanten</w:t>
      </w:r>
    </w:p>
    <w:p w14:paraId="06AE929E" w14:textId="2F0FD665" w:rsidR="79DC46C6" w:rsidRDefault="79DC46C6" w:rsidP="008D62C1">
      <w:pPr>
        <w:pStyle w:val="Listenabsatz"/>
        <w:numPr>
          <w:ilvl w:val="1"/>
          <w:numId w:val="7"/>
        </w:numPr>
        <w:rPr>
          <w:sz w:val="27"/>
          <w:szCs w:val="27"/>
        </w:rPr>
      </w:pPr>
      <w:r w:rsidRPr="79DC46C6">
        <w:rPr>
          <w:sz w:val="27"/>
          <w:szCs w:val="27"/>
        </w:rPr>
        <w:t>jede Leitung hat gewisse Kapazität</w:t>
      </w:r>
    </w:p>
    <w:p w14:paraId="6FFE0FAF" w14:textId="24A0E9E7" w:rsidR="79DC46C6" w:rsidRDefault="79DC46C6" w:rsidP="008D62C1">
      <w:pPr>
        <w:pStyle w:val="Listenabsatz"/>
        <w:numPr>
          <w:ilvl w:val="1"/>
          <w:numId w:val="7"/>
        </w:numPr>
        <w:rPr>
          <w:sz w:val="27"/>
          <w:szCs w:val="27"/>
        </w:rPr>
      </w:pPr>
      <w:r w:rsidRPr="79DC46C6">
        <w:rPr>
          <w:sz w:val="27"/>
          <w:szCs w:val="27"/>
        </w:rPr>
        <w:t>hat Quelle (Start) und Senke</w:t>
      </w:r>
    </w:p>
    <w:p w14:paraId="599C9B85" w14:textId="3C0278F9" w:rsidR="79DC46C6" w:rsidRDefault="79DC46C6" w:rsidP="008D62C1">
      <w:pPr>
        <w:pStyle w:val="Listenabsatz"/>
        <w:numPr>
          <w:ilvl w:val="1"/>
          <w:numId w:val="7"/>
        </w:numPr>
        <w:rPr>
          <w:sz w:val="27"/>
          <w:szCs w:val="27"/>
        </w:rPr>
      </w:pPr>
      <w:r w:rsidRPr="79DC46C6">
        <w:rPr>
          <w:sz w:val="27"/>
          <w:szCs w:val="27"/>
        </w:rPr>
        <w:t>gerichtet, gewichtet und orientiert</w:t>
      </w:r>
    </w:p>
    <w:p w14:paraId="63C333BC" w14:textId="4909F86C" w:rsidR="79DC46C6" w:rsidRDefault="79DC46C6" w:rsidP="008D62C1">
      <w:pPr>
        <w:pStyle w:val="Listenabsatz"/>
        <w:numPr>
          <w:ilvl w:val="0"/>
          <w:numId w:val="7"/>
        </w:numPr>
        <w:rPr>
          <w:sz w:val="27"/>
          <w:szCs w:val="27"/>
        </w:rPr>
      </w:pPr>
      <w:r w:rsidRPr="79DC46C6">
        <w:rPr>
          <w:sz w:val="27"/>
          <w:szCs w:val="27"/>
        </w:rPr>
        <w:t>Fluss</w:t>
      </w:r>
    </w:p>
    <w:p w14:paraId="1EAC9E15" w14:textId="23B44592" w:rsidR="79DC46C6" w:rsidRDefault="79DC46C6" w:rsidP="008D62C1">
      <w:pPr>
        <w:pStyle w:val="Listenabsatz"/>
        <w:numPr>
          <w:ilvl w:val="1"/>
          <w:numId w:val="7"/>
        </w:numPr>
        <w:rPr>
          <w:sz w:val="27"/>
          <w:szCs w:val="27"/>
        </w:rPr>
      </w:pPr>
      <w:r w:rsidRPr="79DC46C6">
        <w:rPr>
          <w:sz w:val="27"/>
          <w:szCs w:val="27"/>
        </w:rPr>
        <w:t xml:space="preserve">Fluss ist Abbildung eines </w:t>
      </w:r>
      <w:r w:rsidR="0018092F">
        <w:rPr>
          <w:sz w:val="27"/>
          <w:szCs w:val="27"/>
        </w:rPr>
        <w:t>Weges in einem</w:t>
      </w:r>
      <w:r w:rsidRPr="79DC46C6">
        <w:rPr>
          <w:sz w:val="27"/>
          <w:szCs w:val="27"/>
        </w:rPr>
        <w:t xml:space="preserve"> Netzwerk</w:t>
      </w:r>
    </w:p>
    <w:p w14:paraId="063038C4" w14:textId="27D6A49F" w:rsidR="79DC46C6" w:rsidRDefault="79DC46C6" w:rsidP="008D62C1">
      <w:pPr>
        <w:pStyle w:val="Listenabsatz"/>
        <w:numPr>
          <w:ilvl w:val="2"/>
          <w:numId w:val="7"/>
        </w:numPr>
        <w:rPr>
          <w:sz w:val="27"/>
          <w:szCs w:val="27"/>
        </w:rPr>
      </w:pPr>
      <w:r w:rsidRPr="79DC46C6">
        <w:rPr>
          <w:sz w:val="27"/>
          <w:szCs w:val="27"/>
        </w:rPr>
        <w:t>Ähnlich zu einem Pfad durch unseren Graphen</w:t>
      </w:r>
    </w:p>
    <w:p w14:paraId="1BC010CD" w14:textId="778318CA" w:rsidR="008F5B01" w:rsidRDefault="0018092F" w:rsidP="008D62C1">
      <w:pPr>
        <w:pStyle w:val="Listenabsatz"/>
        <w:numPr>
          <w:ilvl w:val="1"/>
          <w:numId w:val="7"/>
        </w:numPr>
        <w:rPr>
          <w:sz w:val="27"/>
          <w:szCs w:val="27"/>
        </w:rPr>
      </w:pPr>
      <w:r>
        <w:rPr>
          <w:sz w:val="27"/>
          <w:szCs w:val="27"/>
        </w:rPr>
        <w:t>s-t Fluss: Bewegungen durch den Graphen von der Quelle zur Senke</w:t>
      </w:r>
    </w:p>
    <w:p w14:paraId="0D3FDC85" w14:textId="11739FA4" w:rsidR="79DC46C6" w:rsidRDefault="79DC46C6" w:rsidP="008D62C1">
      <w:pPr>
        <w:pStyle w:val="Listenabsatz"/>
        <w:numPr>
          <w:ilvl w:val="1"/>
          <w:numId w:val="7"/>
        </w:numPr>
        <w:rPr>
          <w:sz w:val="27"/>
          <w:szCs w:val="27"/>
        </w:rPr>
      </w:pPr>
      <w:r w:rsidRPr="79DC46C6">
        <w:rPr>
          <w:sz w:val="27"/>
          <w:szCs w:val="27"/>
        </w:rPr>
        <w:t xml:space="preserve">Flusserhaltungsgesetzt: Summe was von </w:t>
      </w:r>
      <w:r w:rsidR="007F295C">
        <w:rPr>
          <w:sz w:val="27"/>
          <w:szCs w:val="27"/>
        </w:rPr>
        <w:t>einem Knoten</w:t>
      </w:r>
      <w:r w:rsidRPr="79DC46C6">
        <w:rPr>
          <w:sz w:val="27"/>
          <w:szCs w:val="27"/>
        </w:rPr>
        <w:t xml:space="preserve"> weg geht ist Summe aus dem was </w:t>
      </w:r>
      <w:r w:rsidR="007F295C">
        <w:rPr>
          <w:sz w:val="27"/>
          <w:szCs w:val="27"/>
        </w:rPr>
        <w:t>in den Knoten eingegangen ist</w:t>
      </w:r>
    </w:p>
    <w:p w14:paraId="4F08F4E8" w14:textId="226AFE88" w:rsidR="79DC46C6" w:rsidRDefault="79DC46C6" w:rsidP="008D62C1">
      <w:pPr>
        <w:pStyle w:val="Listenabsatz"/>
        <w:numPr>
          <w:ilvl w:val="1"/>
          <w:numId w:val="7"/>
        </w:numPr>
        <w:rPr>
          <w:sz w:val="27"/>
          <w:szCs w:val="27"/>
        </w:rPr>
      </w:pPr>
      <w:r w:rsidRPr="79DC46C6">
        <w:rPr>
          <w:sz w:val="27"/>
          <w:szCs w:val="27"/>
        </w:rPr>
        <w:t>Maximaler Fluss: Maximaler Wert aller möglichen Flüsse</w:t>
      </w:r>
    </w:p>
    <w:p w14:paraId="21016B15" w14:textId="4C5C8770" w:rsidR="79DC46C6" w:rsidRDefault="79DC46C6" w:rsidP="79DC46C6">
      <w:pPr>
        <w:ind w:left="720"/>
        <w:rPr>
          <w:sz w:val="27"/>
          <w:szCs w:val="27"/>
        </w:rPr>
      </w:pPr>
    </w:p>
    <w:p w14:paraId="1705DBB0" w14:textId="0D39631A" w:rsidR="79DC46C6" w:rsidRDefault="79DC46C6" w:rsidP="79DC46C6">
      <w:pPr>
        <w:rPr>
          <w:sz w:val="27"/>
          <w:szCs w:val="27"/>
        </w:rPr>
      </w:pPr>
    </w:p>
    <w:p w14:paraId="138F4AD8" w14:textId="080BC952" w:rsidR="00E2733C"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Geben Sie eine Definition des maximalen Flussproblems!</w:t>
      </w:r>
    </w:p>
    <w:p w14:paraId="7753D129" w14:textId="28AC5EBD" w:rsidR="563156BA" w:rsidRDefault="79DC46C6" w:rsidP="008D62C1">
      <w:pPr>
        <w:pStyle w:val="Listenabsatz"/>
        <w:numPr>
          <w:ilvl w:val="0"/>
          <w:numId w:val="6"/>
        </w:numPr>
        <w:rPr>
          <w:rFonts w:eastAsiaTheme="minorEastAsia"/>
          <w:sz w:val="27"/>
          <w:szCs w:val="27"/>
        </w:rPr>
      </w:pPr>
      <w:r w:rsidRPr="79DC46C6">
        <w:rPr>
          <w:sz w:val="27"/>
          <w:szCs w:val="27"/>
        </w:rPr>
        <w:t>Optimierungsproblem</w:t>
      </w:r>
    </w:p>
    <w:p w14:paraId="477299DE" w14:textId="4F3C2228" w:rsidR="79DC46C6" w:rsidRDefault="79DC46C6" w:rsidP="008D62C1">
      <w:pPr>
        <w:pStyle w:val="Listenabsatz"/>
        <w:numPr>
          <w:ilvl w:val="1"/>
          <w:numId w:val="6"/>
        </w:numPr>
        <w:rPr>
          <w:sz w:val="27"/>
          <w:szCs w:val="27"/>
        </w:rPr>
      </w:pPr>
      <w:r w:rsidRPr="79DC46C6">
        <w:rPr>
          <w:sz w:val="27"/>
          <w:szCs w:val="27"/>
        </w:rPr>
        <w:t>Finde (</w:t>
      </w:r>
      <w:proofErr w:type="spellStart"/>
      <w:r w:rsidRPr="79DC46C6">
        <w:rPr>
          <w:sz w:val="27"/>
          <w:szCs w:val="27"/>
        </w:rPr>
        <w:t>s,t</w:t>
      </w:r>
      <w:proofErr w:type="spellEnd"/>
      <w:r w:rsidRPr="79DC46C6">
        <w:rPr>
          <w:sz w:val="27"/>
          <w:szCs w:val="27"/>
        </w:rPr>
        <w:t>) Fluss mit maximalem Wert</w:t>
      </w:r>
    </w:p>
    <w:p w14:paraId="4763F59E" w14:textId="0CD7AF41" w:rsidR="79DC46C6" w:rsidRDefault="00EF592C" w:rsidP="00EF592C">
      <w:pPr>
        <w:rPr>
          <w:sz w:val="27"/>
          <w:szCs w:val="27"/>
        </w:rPr>
      </w:pPr>
      <w:r>
        <w:rPr>
          <w:noProof/>
        </w:rPr>
        <w:drawing>
          <wp:inline distT="0" distB="0" distL="0" distR="0" wp14:anchorId="496B0F7A" wp14:editId="50D7A0C1">
            <wp:extent cx="5731510" cy="1322705"/>
            <wp:effectExtent l="0" t="0" r="2540" b="0"/>
            <wp:docPr id="19" name="Grafik 19"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drinnen, Screenshot enthält.&#10;&#10;Automatisch generierte Beschreibung"/>
                    <pic:cNvPicPr/>
                  </pic:nvPicPr>
                  <pic:blipFill>
                    <a:blip r:embed="rId51"/>
                    <a:stretch>
                      <a:fillRect/>
                    </a:stretch>
                  </pic:blipFill>
                  <pic:spPr>
                    <a:xfrm>
                      <a:off x="0" y="0"/>
                      <a:ext cx="5731510" cy="1322705"/>
                    </a:xfrm>
                    <a:prstGeom prst="rect">
                      <a:avLst/>
                    </a:prstGeom>
                  </pic:spPr>
                </pic:pic>
              </a:graphicData>
            </a:graphic>
          </wp:inline>
        </w:drawing>
      </w:r>
    </w:p>
    <w:p w14:paraId="4BFC0E8C" w14:textId="20C26AE6" w:rsidR="79DC46C6" w:rsidRDefault="79DC46C6" w:rsidP="79DC46C6">
      <w:pPr>
        <w:rPr>
          <w:sz w:val="27"/>
          <w:szCs w:val="27"/>
        </w:rPr>
      </w:pPr>
    </w:p>
    <w:p w14:paraId="56BC2713" w14:textId="1A73A06D" w:rsidR="00E2733C"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Zeichnen Sie die Residualgraphen nach jeder Iteration des Ford-</w:t>
      </w:r>
      <w:proofErr w:type="spellStart"/>
      <w:r w:rsidRPr="00360CE2">
        <w:rPr>
          <w:rFonts w:ascii="Calibri" w:eastAsia="Calibri" w:hAnsi="Calibri" w:cs="Calibri"/>
          <w:b/>
          <w:bCs/>
          <w:sz w:val="27"/>
          <w:szCs w:val="27"/>
          <w:highlight w:val="green"/>
        </w:rPr>
        <w:t>Fulkerson</w:t>
      </w:r>
      <w:proofErr w:type="spellEnd"/>
      <w:r w:rsidRPr="00360CE2">
        <w:rPr>
          <w:rFonts w:ascii="Calibri" w:eastAsia="Calibri" w:hAnsi="Calibri" w:cs="Calibri"/>
          <w:b/>
          <w:bCs/>
          <w:sz w:val="27"/>
          <w:szCs w:val="27"/>
          <w:highlight w:val="green"/>
        </w:rPr>
        <w:t>-Algorithmus für ein beliebiges Netzwerk N für die ersten 3 Iterationen!</w:t>
      </w:r>
    </w:p>
    <w:p w14:paraId="4B139825" w14:textId="30FCAC40" w:rsidR="79DC46C6" w:rsidRDefault="79DC46C6" w:rsidP="008D62C1">
      <w:pPr>
        <w:pStyle w:val="Listenabsatz"/>
        <w:numPr>
          <w:ilvl w:val="0"/>
          <w:numId w:val="5"/>
        </w:numPr>
        <w:rPr>
          <w:rFonts w:eastAsiaTheme="minorEastAsia"/>
          <w:sz w:val="27"/>
          <w:szCs w:val="27"/>
        </w:rPr>
      </w:pPr>
      <w:r w:rsidRPr="79DC46C6">
        <w:rPr>
          <w:rFonts w:ascii="Calibri" w:eastAsia="Calibri" w:hAnsi="Calibri" w:cs="Calibri"/>
          <w:sz w:val="27"/>
          <w:szCs w:val="27"/>
        </w:rPr>
        <w:t>Wir zeichnen immer gegen Pfad von der wir die entsprechenden Kosten abziehen</w:t>
      </w:r>
    </w:p>
    <w:p w14:paraId="64CF99A1" w14:textId="28E77829" w:rsidR="79DC46C6" w:rsidRDefault="79DC46C6" w:rsidP="008D62C1">
      <w:pPr>
        <w:pStyle w:val="Listenabsatz"/>
        <w:numPr>
          <w:ilvl w:val="0"/>
          <w:numId w:val="5"/>
        </w:numPr>
        <w:rPr>
          <w:rFonts w:eastAsiaTheme="minorEastAsia"/>
          <w:sz w:val="27"/>
          <w:szCs w:val="27"/>
        </w:rPr>
      </w:pPr>
      <w:r w:rsidRPr="79DC46C6">
        <w:rPr>
          <w:rFonts w:ascii="Calibri" w:eastAsia="Calibri" w:hAnsi="Calibri" w:cs="Calibri"/>
          <w:sz w:val="27"/>
          <w:szCs w:val="27"/>
        </w:rPr>
        <w:t>Suche Weg zwischen S und T</w:t>
      </w:r>
    </w:p>
    <w:p w14:paraId="76626082" w14:textId="0A1CAE8B" w:rsidR="79DC46C6" w:rsidRDefault="79DC46C6" w:rsidP="008D62C1">
      <w:pPr>
        <w:pStyle w:val="Listenabsatz"/>
        <w:numPr>
          <w:ilvl w:val="0"/>
          <w:numId w:val="5"/>
        </w:numPr>
        <w:rPr>
          <w:rFonts w:eastAsiaTheme="minorEastAsia"/>
          <w:sz w:val="27"/>
          <w:szCs w:val="27"/>
        </w:rPr>
      </w:pPr>
      <w:r w:rsidRPr="79DC46C6">
        <w:rPr>
          <w:rFonts w:ascii="Calibri" w:eastAsia="Calibri" w:hAnsi="Calibri" w:cs="Calibri"/>
          <w:sz w:val="27"/>
          <w:szCs w:val="27"/>
        </w:rPr>
        <w:lastRenderedPageBreak/>
        <w:t>Zeichne Pfade gegenläufig ein</w:t>
      </w:r>
    </w:p>
    <w:p w14:paraId="3C50AA3C" w14:textId="6A631224" w:rsidR="79DC46C6" w:rsidRDefault="79DC46C6" w:rsidP="008D62C1">
      <w:pPr>
        <w:pStyle w:val="Listenabsatz"/>
        <w:numPr>
          <w:ilvl w:val="0"/>
          <w:numId w:val="5"/>
        </w:numPr>
        <w:rPr>
          <w:rFonts w:eastAsiaTheme="minorEastAsia"/>
          <w:sz w:val="27"/>
          <w:szCs w:val="27"/>
        </w:rPr>
      </w:pPr>
      <w:r w:rsidRPr="79DC46C6">
        <w:rPr>
          <w:rFonts w:ascii="Calibri" w:eastAsia="Calibri" w:hAnsi="Calibri" w:cs="Calibri"/>
          <w:sz w:val="27"/>
          <w:szCs w:val="27"/>
        </w:rPr>
        <w:t>Passe Gewicht an</w:t>
      </w:r>
    </w:p>
    <w:p w14:paraId="159FEF1D" w14:textId="53911622" w:rsidR="79DC46C6" w:rsidRDefault="79DC46C6" w:rsidP="008D62C1">
      <w:pPr>
        <w:pStyle w:val="Listenabsatz"/>
        <w:numPr>
          <w:ilvl w:val="1"/>
          <w:numId w:val="5"/>
        </w:numPr>
        <w:rPr>
          <w:rFonts w:eastAsiaTheme="minorEastAsia"/>
          <w:sz w:val="27"/>
          <w:szCs w:val="27"/>
        </w:rPr>
      </w:pPr>
      <w:r w:rsidRPr="79DC46C6">
        <w:rPr>
          <w:rFonts w:ascii="Calibri" w:eastAsia="Calibri" w:hAnsi="Calibri" w:cs="Calibri"/>
          <w:sz w:val="27"/>
          <w:szCs w:val="27"/>
        </w:rPr>
        <w:t>ziehe kleinsten Wert Lambda überall ab</w:t>
      </w:r>
    </w:p>
    <w:p w14:paraId="5B8C04DC" w14:textId="0F4F3059" w:rsidR="79DC46C6" w:rsidRDefault="79DC46C6" w:rsidP="008D62C1">
      <w:pPr>
        <w:pStyle w:val="Listenabsatz"/>
        <w:numPr>
          <w:ilvl w:val="1"/>
          <w:numId w:val="5"/>
        </w:numPr>
        <w:rPr>
          <w:rFonts w:eastAsiaTheme="minorEastAsia"/>
          <w:sz w:val="27"/>
          <w:szCs w:val="27"/>
        </w:rPr>
      </w:pPr>
      <w:r w:rsidRPr="79DC46C6">
        <w:rPr>
          <w:rFonts w:ascii="Calibri" w:eastAsia="Calibri" w:hAnsi="Calibri" w:cs="Calibri"/>
          <w:sz w:val="27"/>
          <w:szCs w:val="27"/>
        </w:rPr>
        <w:t>Kante kann wegfallen oder bleibt</w:t>
      </w:r>
      <w:r w:rsidR="0075122E">
        <w:rPr>
          <w:rFonts w:ascii="Calibri" w:eastAsia="Calibri" w:hAnsi="Calibri" w:cs="Calibri"/>
          <w:sz w:val="27"/>
          <w:szCs w:val="27"/>
        </w:rPr>
        <w:t>,</w:t>
      </w:r>
      <w:r w:rsidRPr="79DC46C6">
        <w:rPr>
          <w:rFonts w:ascii="Calibri" w:eastAsia="Calibri" w:hAnsi="Calibri" w:cs="Calibri"/>
          <w:sz w:val="27"/>
          <w:szCs w:val="27"/>
        </w:rPr>
        <w:t xml:space="preserve"> wenn sie noch positive Kapazität hat</w:t>
      </w:r>
    </w:p>
    <w:p w14:paraId="1CD966CA" w14:textId="16B88B10" w:rsidR="79DC46C6" w:rsidRDefault="79DC46C6" w:rsidP="008D62C1">
      <w:pPr>
        <w:pStyle w:val="Listenabsatz"/>
        <w:numPr>
          <w:ilvl w:val="0"/>
          <w:numId w:val="5"/>
        </w:numPr>
        <w:rPr>
          <w:rFonts w:eastAsiaTheme="minorEastAsia"/>
          <w:b/>
          <w:bCs/>
          <w:sz w:val="27"/>
          <w:szCs w:val="27"/>
        </w:rPr>
      </w:pPr>
      <w:r w:rsidRPr="79DC46C6">
        <w:rPr>
          <w:rFonts w:ascii="Calibri" w:eastAsia="Calibri" w:hAnsi="Calibri" w:cs="Calibri"/>
          <w:sz w:val="27"/>
          <w:szCs w:val="27"/>
        </w:rPr>
        <w:t xml:space="preserve">Wiederhole solange bis keine Pfade mehr durch Graph </w:t>
      </w:r>
      <w:r w:rsidR="00B806BE">
        <w:rPr>
          <w:rFonts w:ascii="Calibri" w:eastAsia="Calibri" w:hAnsi="Calibri" w:cs="Calibri"/>
          <w:sz w:val="27"/>
          <w:szCs w:val="27"/>
        </w:rPr>
        <w:t xml:space="preserve">von s nach t </w:t>
      </w:r>
      <w:r w:rsidRPr="79DC46C6">
        <w:rPr>
          <w:rFonts w:ascii="Calibri" w:eastAsia="Calibri" w:hAnsi="Calibri" w:cs="Calibri"/>
          <w:sz w:val="27"/>
          <w:szCs w:val="27"/>
        </w:rPr>
        <w:t>möglich</w:t>
      </w:r>
    </w:p>
    <w:p w14:paraId="5DA36F2D" w14:textId="4C65D41A" w:rsidR="79DC46C6" w:rsidRDefault="79DC46C6" w:rsidP="79DC46C6">
      <w:r>
        <w:rPr>
          <w:noProof/>
        </w:rPr>
        <w:drawing>
          <wp:inline distT="0" distB="0" distL="0" distR="0" wp14:anchorId="6E600C73" wp14:editId="432810FA">
            <wp:extent cx="4752975" cy="5864853"/>
            <wp:effectExtent l="0" t="0" r="0" b="3175"/>
            <wp:docPr id="92207821" name="Picture 9220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59769" cy="5873236"/>
                    </a:xfrm>
                    <a:prstGeom prst="rect">
                      <a:avLst/>
                    </a:prstGeom>
                  </pic:spPr>
                </pic:pic>
              </a:graphicData>
            </a:graphic>
          </wp:inline>
        </w:drawing>
      </w:r>
    </w:p>
    <w:p w14:paraId="59C93AF9" w14:textId="37BB427B" w:rsidR="79DC46C6" w:rsidRDefault="79DC46C6" w:rsidP="79DC46C6">
      <w:r>
        <w:rPr>
          <w:noProof/>
        </w:rPr>
        <w:lastRenderedPageBreak/>
        <w:drawing>
          <wp:inline distT="0" distB="0" distL="0" distR="0" wp14:anchorId="37FB0714" wp14:editId="5804DBA6">
            <wp:extent cx="5044043" cy="5553075"/>
            <wp:effectExtent l="0" t="0" r="4445" b="0"/>
            <wp:docPr id="352681751" name="Picture 352681751"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51644" cy="5561443"/>
                    </a:xfrm>
                    <a:prstGeom prst="rect">
                      <a:avLst/>
                    </a:prstGeom>
                  </pic:spPr>
                </pic:pic>
              </a:graphicData>
            </a:graphic>
          </wp:inline>
        </w:drawing>
      </w:r>
    </w:p>
    <w:p w14:paraId="2D35F684" w14:textId="6DF20270" w:rsidR="563156BA" w:rsidRDefault="563156BA" w:rsidP="563156BA">
      <w:pPr>
        <w:rPr>
          <w:sz w:val="27"/>
          <w:szCs w:val="27"/>
        </w:rPr>
      </w:pPr>
    </w:p>
    <w:p w14:paraId="23537861" w14:textId="556F188E" w:rsidR="00E2733C"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Wie lässt sich ein augmentierender Pfad finden?</w:t>
      </w:r>
    </w:p>
    <w:p w14:paraId="25496EBC" w14:textId="05658D6F" w:rsidR="79DC46C6" w:rsidRDefault="79DC46C6" w:rsidP="008D62C1">
      <w:pPr>
        <w:pStyle w:val="Listenabsatz"/>
        <w:numPr>
          <w:ilvl w:val="0"/>
          <w:numId w:val="4"/>
        </w:numPr>
        <w:rPr>
          <w:rFonts w:eastAsiaTheme="minorEastAsia"/>
          <w:b/>
          <w:bCs/>
          <w:sz w:val="27"/>
          <w:szCs w:val="27"/>
        </w:rPr>
      </w:pPr>
      <w:r w:rsidRPr="79DC46C6">
        <w:rPr>
          <w:rFonts w:ascii="Calibri" w:eastAsia="Calibri" w:hAnsi="Calibri" w:cs="Calibri"/>
          <w:sz w:val="27"/>
          <w:szCs w:val="27"/>
        </w:rPr>
        <w:t>Eigentlich nur Lambda abziehen und Pfeil in Gegenrichtung zeichnen mit neuem Gewicht</w:t>
      </w:r>
    </w:p>
    <w:p w14:paraId="6560BF8B" w14:textId="6E813EDA" w:rsidR="79DC46C6" w:rsidRDefault="79DC46C6" w:rsidP="008D62C1">
      <w:pPr>
        <w:pStyle w:val="Listenabsatz"/>
        <w:numPr>
          <w:ilvl w:val="0"/>
          <w:numId w:val="4"/>
        </w:numPr>
        <w:rPr>
          <w:b/>
          <w:bCs/>
          <w:sz w:val="27"/>
          <w:szCs w:val="27"/>
        </w:rPr>
      </w:pPr>
      <w:r w:rsidRPr="79DC46C6">
        <w:rPr>
          <w:rFonts w:ascii="Calibri" w:eastAsia="Calibri" w:hAnsi="Calibri" w:cs="Calibri"/>
          <w:sz w:val="27"/>
          <w:szCs w:val="27"/>
        </w:rPr>
        <w:t>Angepasst wird originale Kante</w:t>
      </w:r>
    </w:p>
    <w:p w14:paraId="56A4E46F" w14:textId="536AF7F3" w:rsidR="79DC46C6" w:rsidRDefault="79DC46C6" w:rsidP="008D62C1">
      <w:pPr>
        <w:pStyle w:val="Listenabsatz"/>
        <w:numPr>
          <w:ilvl w:val="0"/>
          <w:numId w:val="4"/>
        </w:numPr>
        <w:rPr>
          <w:b/>
          <w:bCs/>
          <w:sz w:val="27"/>
          <w:szCs w:val="27"/>
        </w:rPr>
      </w:pPr>
      <w:r w:rsidRPr="79DC46C6">
        <w:rPr>
          <w:rFonts w:ascii="Calibri" w:eastAsia="Calibri" w:hAnsi="Calibri" w:cs="Calibri"/>
          <w:sz w:val="27"/>
          <w:szCs w:val="27"/>
        </w:rPr>
        <w:t>Finden</w:t>
      </w:r>
    </w:p>
    <w:p w14:paraId="6E9EA4F1" w14:textId="2497D966" w:rsidR="79DC46C6" w:rsidRDefault="79DC46C6" w:rsidP="008D62C1">
      <w:pPr>
        <w:pStyle w:val="Listenabsatz"/>
        <w:numPr>
          <w:ilvl w:val="1"/>
          <w:numId w:val="4"/>
        </w:numPr>
        <w:rPr>
          <w:b/>
          <w:bCs/>
          <w:sz w:val="27"/>
          <w:szCs w:val="27"/>
        </w:rPr>
      </w:pPr>
      <w:r w:rsidRPr="79DC46C6">
        <w:rPr>
          <w:rFonts w:ascii="Calibri" w:eastAsia="Calibri" w:hAnsi="Calibri" w:cs="Calibri"/>
          <w:sz w:val="27"/>
          <w:szCs w:val="27"/>
        </w:rPr>
        <w:t>Neue</w:t>
      </w:r>
      <w:r w:rsidR="00B852A2">
        <w:rPr>
          <w:rFonts w:ascii="Calibri" w:eastAsia="Calibri" w:hAnsi="Calibri" w:cs="Calibri"/>
          <w:sz w:val="27"/>
          <w:szCs w:val="27"/>
        </w:rPr>
        <w:t>r</w:t>
      </w:r>
      <w:r w:rsidRPr="79DC46C6">
        <w:rPr>
          <w:rFonts w:ascii="Calibri" w:eastAsia="Calibri" w:hAnsi="Calibri" w:cs="Calibri"/>
          <w:sz w:val="27"/>
          <w:szCs w:val="27"/>
        </w:rPr>
        <w:t xml:space="preserve"> Weg zwischen </w:t>
      </w:r>
      <w:r w:rsidR="002D2DDB">
        <w:rPr>
          <w:rFonts w:ascii="Calibri" w:eastAsia="Calibri" w:hAnsi="Calibri" w:cs="Calibri"/>
          <w:sz w:val="27"/>
          <w:szCs w:val="27"/>
        </w:rPr>
        <w:t>Start-</w:t>
      </w:r>
      <w:r w:rsidRPr="79DC46C6">
        <w:rPr>
          <w:rFonts w:ascii="Calibri" w:eastAsia="Calibri" w:hAnsi="Calibri" w:cs="Calibri"/>
          <w:sz w:val="27"/>
          <w:szCs w:val="27"/>
        </w:rPr>
        <w:t xml:space="preserve"> und Endknoten</w:t>
      </w:r>
    </w:p>
    <w:p w14:paraId="4E80B987" w14:textId="707BDBA5" w:rsidR="79DC46C6" w:rsidRDefault="79DC46C6" w:rsidP="008D62C1">
      <w:pPr>
        <w:pStyle w:val="Listenabsatz"/>
        <w:numPr>
          <w:ilvl w:val="1"/>
          <w:numId w:val="4"/>
        </w:numPr>
        <w:rPr>
          <w:b/>
          <w:bCs/>
          <w:sz w:val="27"/>
          <w:szCs w:val="27"/>
        </w:rPr>
      </w:pPr>
      <w:r w:rsidRPr="79DC46C6">
        <w:rPr>
          <w:rFonts w:ascii="Calibri" w:eastAsia="Calibri" w:hAnsi="Calibri" w:cs="Calibri"/>
          <w:sz w:val="27"/>
          <w:szCs w:val="27"/>
        </w:rPr>
        <w:t>Check</w:t>
      </w:r>
      <w:r w:rsidR="002D2DDB">
        <w:rPr>
          <w:rFonts w:ascii="Calibri" w:eastAsia="Calibri" w:hAnsi="Calibri" w:cs="Calibri"/>
          <w:sz w:val="27"/>
          <w:szCs w:val="27"/>
        </w:rPr>
        <w:t>,</w:t>
      </w:r>
      <w:r w:rsidRPr="79DC46C6">
        <w:rPr>
          <w:rFonts w:ascii="Calibri" w:eastAsia="Calibri" w:hAnsi="Calibri" w:cs="Calibri"/>
          <w:sz w:val="27"/>
          <w:szCs w:val="27"/>
        </w:rPr>
        <w:t xml:space="preserve"> ob es noch einen Weg zwischen s und t im Residualgraph gibt (residual = neue Leitung Kapazitäten)</w:t>
      </w:r>
    </w:p>
    <w:p w14:paraId="1668BE5E" w14:textId="16444F0E" w:rsidR="79DC46C6" w:rsidRDefault="79DC46C6" w:rsidP="008D62C1">
      <w:pPr>
        <w:pStyle w:val="Listenabsatz"/>
        <w:numPr>
          <w:ilvl w:val="1"/>
          <w:numId w:val="4"/>
        </w:numPr>
        <w:rPr>
          <w:b/>
          <w:bCs/>
          <w:sz w:val="27"/>
          <w:szCs w:val="27"/>
        </w:rPr>
      </w:pPr>
      <w:r w:rsidRPr="79DC46C6">
        <w:rPr>
          <w:rFonts w:ascii="Calibri" w:eastAsia="Calibri" w:hAnsi="Calibri" w:cs="Calibri"/>
          <w:sz w:val="27"/>
          <w:szCs w:val="27"/>
        </w:rPr>
        <w:t xml:space="preserve">Kann man mit </w:t>
      </w:r>
      <w:proofErr w:type="spellStart"/>
      <w:r w:rsidRPr="79DC46C6">
        <w:rPr>
          <w:rFonts w:ascii="Calibri" w:eastAsia="Calibri" w:hAnsi="Calibri" w:cs="Calibri"/>
          <w:sz w:val="27"/>
          <w:szCs w:val="27"/>
        </w:rPr>
        <w:t>Shortest</w:t>
      </w:r>
      <w:proofErr w:type="spellEnd"/>
      <w:r w:rsidRPr="79DC46C6">
        <w:rPr>
          <w:rFonts w:ascii="Calibri" w:eastAsia="Calibri" w:hAnsi="Calibri" w:cs="Calibri"/>
          <w:sz w:val="27"/>
          <w:szCs w:val="27"/>
        </w:rPr>
        <w:t xml:space="preserve"> Path (</w:t>
      </w:r>
      <w:r w:rsidR="63B09CE4" w:rsidRPr="4660FDF4">
        <w:rPr>
          <w:rFonts w:ascii="Calibri" w:eastAsia="Calibri" w:hAnsi="Calibri" w:cs="Calibri"/>
          <w:sz w:val="27"/>
          <w:szCs w:val="27"/>
        </w:rPr>
        <w:t>Dijkstra</w:t>
      </w:r>
      <w:r w:rsidRPr="79DC46C6">
        <w:rPr>
          <w:rFonts w:ascii="Calibri" w:eastAsia="Calibri" w:hAnsi="Calibri" w:cs="Calibri"/>
          <w:sz w:val="27"/>
          <w:szCs w:val="27"/>
        </w:rPr>
        <w:t xml:space="preserve">/A*) -&gt; </w:t>
      </w:r>
      <w:proofErr w:type="spellStart"/>
      <w:r w:rsidRPr="79DC46C6">
        <w:rPr>
          <w:rFonts w:ascii="Calibri" w:eastAsia="Calibri" w:hAnsi="Calibri" w:cs="Calibri"/>
          <w:sz w:val="27"/>
          <w:szCs w:val="27"/>
        </w:rPr>
        <w:t>Bellman</w:t>
      </w:r>
      <w:proofErr w:type="spellEnd"/>
      <w:r w:rsidRPr="79DC46C6">
        <w:rPr>
          <w:rFonts w:ascii="Calibri" w:eastAsia="Calibri" w:hAnsi="Calibri" w:cs="Calibri"/>
          <w:sz w:val="27"/>
          <w:szCs w:val="27"/>
        </w:rPr>
        <w:t xml:space="preserve">-Moore-Ford statt </w:t>
      </w:r>
      <w:r w:rsidR="63B09CE4" w:rsidRPr="452ECAB2">
        <w:rPr>
          <w:rFonts w:ascii="Calibri" w:eastAsia="Calibri" w:hAnsi="Calibri" w:cs="Calibri"/>
          <w:sz w:val="27"/>
          <w:szCs w:val="27"/>
        </w:rPr>
        <w:t>Dijkstra</w:t>
      </w:r>
      <w:r w:rsidR="63B09CE4" w:rsidRPr="4660FDF4">
        <w:rPr>
          <w:rFonts w:ascii="Calibri" w:eastAsia="Calibri" w:hAnsi="Calibri" w:cs="Calibri"/>
          <w:sz w:val="27"/>
          <w:szCs w:val="27"/>
        </w:rPr>
        <w:t>,</w:t>
      </w:r>
      <w:r w:rsidRPr="79DC46C6">
        <w:rPr>
          <w:rFonts w:ascii="Calibri" w:eastAsia="Calibri" w:hAnsi="Calibri" w:cs="Calibri"/>
          <w:sz w:val="27"/>
          <w:szCs w:val="27"/>
        </w:rPr>
        <w:t xml:space="preserve"> wenn negative Distanzen machen</w:t>
      </w:r>
    </w:p>
    <w:p w14:paraId="008ED217" w14:textId="5C156908" w:rsidR="79DC46C6" w:rsidRDefault="79DC46C6" w:rsidP="79DC46C6">
      <w:r>
        <w:rPr>
          <w:noProof/>
        </w:rPr>
        <w:lastRenderedPageBreak/>
        <w:drawing>
          <wp:inline distT="0" distB="0" distL="0" distR="0" wp14:anchorId="5C91CCA9" wp14:editId="1741923B">
            <wp:extent cx="4572000" cy="1762125"/>
            <wp:effectExtent l="0" t="0" r="0" b="0"/>
            <wp:docPr id="602093214" name="Picture 602093214"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6083B644" w14:textId="37E9106A" w:rsidR="563156BA" w:rsidRDefault="563156BA" w:rsidP="563156BA">
      <w:pPr>
        <w:rPr>
          <w:sz w:val="27"/>
          <w:szCs w:val="27"/>
        </w:rPr>
      </w:pPr>
    </w:p>
    <w:p w14:paraId="1A517BB6" w14:textId="66AA71DC" w:rsidR="00E2733C"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Wann resultiert der Ford-</w:t>
      </w:r>
      <w:proofErr w:type="spellStart"/>
      <w:r w:rsidRPr="00360CE2">
        <w:rPr>
          <w:rFonts w:ascii="Calibri" w:eastAsia="Calibri" w:hAnsi="Calibri" w:cs="Calibri"/>
          <w:b/>
          <w:bCs/>
          <w:sz w:val="27"/>
          <w:szCs w:val="27"/>
          <w:highlight w:val="green"/>
        </w:rPr>
        <w:t>Fulkerson</w:t>
      </w:r>
      <w:proofErr w:type="spellEnd"/>
      <w:r w:rsidRPr="00360CE2">
        <w:rPr>
          <w:rFonts w:ascii="Calibri" w:eastAsia="Calibri" w:hAnsi="Calibri" w:cs="Calibri"/>
          <w:b/>
          <w:bCs/>
          <w:sz w:val="27"/>
          <w:szCs w:val="27"/>
          <w:highlight w:val="green"/>
        </w:rPr>
        <w:t xml:space="preserve">-Algorithmus in einer ganzzahligen Lösung für </w:t>
      </w:r>
      <w:proofErr w:type="spellStart"/>
      <w:r w:rsidRPr="00360CE2">
        <w:rPr>
          <w:rFonts w:ascii="Calibri" w:eastAsia="Calibri" w:hAnsi="Calibri" w:cs="Calibri"/>
          <w:b/>
          <w:bCs/>
          <w:sz w:val="27"/>
          <w:szCs w:val="27"/>
          <w:highlight w:val="green"/>
        </w:rPr>
        <w:t>maxflow</w:t>
      </w:r>
      <w:proofErr w:type="spellEnd"/>
      <w:r w:rsidRPr="00360CE2">
        <w:rPr>
          <w:rFonts w:ascii="Calibri" w:eastAsia="Calibri" w:hAnsi="Calibri" w:cs="Calibri"/>
          <w:b/>
          <w:bCs/>
          <w:sz w:val="27"/>
          <w:szCs w:val="27"/>
          <w:highlight w:val="green"/>
        </w:rPr>
        <w:t>?</w:t>
      </w:r>
    </w:p>
    <w:p w14:paraId="43B4DE41" w14:textId="209E68D8" w:rsidR="563156BA" w:rsidRDefault="79DC46C6" w:rsidP="008D62C1">
      <w:pPr>
        <w:pStyle w:val="Listenabsatz"/>
        <w:numPr>
          <w:ilvl w:val="0"/>
          <w:numId w:val="3"/>
        </w:numPr>
        <w:rPr>
          <w:rFonts w:eastAsiaTheme="minorEastAsia"/>
          <w:sz w:val="27"/>
          <w:szCs w:val="27"/>
        </w:rPr>
      </w:pPr>
      <w:r w:rsidRPr="79DC46C6">
        <w:rPr>
          <w:sz w:val="27"/>
          <w:szCs w:val="27"/>
        </w:rPr>
        <w:t>Wenn alle Kapazitäten</w:t>
      </w:r>
      <w:r w:rsidR="00F97EF1">
        <w:rPr>
          <w:sz w:val="27"/>
          <w:szCs w:val="27"/>
        </w:rPr>
        <w:t xml:space="preserve"> </w:t>
      </w:r>
      <w:r w:rsidRPr="79DC46C6">
        <w:rPr>
          <w:sz w:val="27"/>
          <w:szCs w:val="27"/>
        </w:rPr>
        <w:t>ganzzahlig sind</w:t>
      </w:r>
      <w:r w:rsidR="00E82D7F">
        <w:rPr>
          <w:sz w:val="27"/>
          <w:szCs w:val="27"/>
        </w:rPr>
        <w:t>,</w:t>
      </w:r>
      <w:r w:rsidRPr="79DC46C6">
        <w:rPr>
          <w:sz w:val="27"/>
          <w:szCs w:val="27"/>
        </w:rPr>
        <w:t xml:space="preserve"> dann gibt es ganzzahligen Maximalen Fluss, wird vo</w:t>
      </w:r>
      <w:r w:rsidR="00E82D7F">
        <w:rPr>
          <w:sz w:val="27"/>
          <w:szCs w:val="27"/>
        </w:rPr>
        <w:t>n</w:t>
      </w:r>
      <w:r w:rsidRPr="79DC46C6">
        <w:rPr>
          <w:sz w:val="27"/>
          <w:szCs w:val="27"/>
        </w:rPr>
        <w:t xml:space="preserve"> </w:t>
      </w:r>
      <w:proofErr w:type="spellStart"/>
      <w:r w:rsidRPr="79DC46C6">
        <w:rPr>
          <w:sz w:val="27"/>
          <w:szCs w:val="27"/>
        </w:rPr>
        <w:t>Fulkerson</w:t>
      </w:r>
      <w:proofErr w:type="spellEnd"/>
      <w:r w:rsidRPr="79DC46C6">
        <w:rPr>
          <w:sz w:val="27"/>
          <w:szCs w:val="27"/>
        </w:rPr>
        <w:t xml:space="preserve"> gefunden</w:t>
      </w:r>
    </w:p>
    <w:p w14:paraId="5178ACF0" w14:textId="057FA9CB" w:rsidR="79DC46C6" w:rsidRDefault="79DC46C6" w:rsidP="79DC46C6">
      <w:pPr>
        <w:rPr>
          <w:sz w:val="27"/>
          <w:szCs w:val="27"/>
        </w:rPr>
      </w:pPr>
    </w:p>
    <w:p w14:paraId="0D9F053C" w14:textId="535227F5" w:rsidR="563156BA" w:rsidRPr="00360CE2" w:rsidRDefault="508A2125" w:rsidP="008D62C1">
      <w:pPr>
        <w:pStyle w:val="Listenabsatz"/>
        <w:numPr>
          <w:ilvl w:val="0"/>
          <w:numId w:val="50"/>
        </w:numPr>
        <w:rPr>
          <w:b/>
          <w:bCs/>
          <w:sz w:val="27"/>
          <w:szCs w:val="27"/>
          <w:highlight w:val="green"/>
        </w:rPr>
      </w:pPr>
      <w:r w:rsidRPr="00360CE2">
        <w:rPr>
          <w:rFonts w:ascii="Calibri" w:eastAsia="Calibri" w:hAnsi="Calibri" w:cs="Calibri"/>
          <w:b/>
          <w:bCs/>
          <w:sz w:val="27"/>
          <w:szCs w:val="27"/>
          <w:highlight w:val="green"/>
        </w:rPr>
        <w:t>Was ist ein Schnitt und wie hängen maximaler Fluss und minimaler Schnitt zusammen?</w:t>
      </w:r>
    </w:p>
    <w:p w14:paraId="5CFF7A5F" w14:textId="1D4F348B" w:rsidR="563156BA" w:rsidRDefault="79DC46C6" w:rsidP="79DC46C6">
      <w:pPr>
        <w:pStyle w:val="Listenabsatz"/>
        <w:numPr>
          <w:ilvl w:val="0"/>
          <w:numId w:val="2"/>
        </w:numPr>
        <w:rPr>
          <w:rFonts w:eastAsiaTheme="minorEastAsia"/>
          <w:sz w:val="27"/>
          <w:szCs w:val="27"/>
        </w:rPr>
      </w:pPr>
      <w:r w:rsidRPr="79DC46C6">
        <w:rPr>
          <w:sz w:val="27"/>
          <w:szCs w:val="27"/>
        </w:rPr>
        <w:t>Der (s-t)-Schnitt mit dem geringsten Wert entspricht dem maximalen</w:t>
      </w:r>
      <w:r w:rsidR="563156BA">
        <w:br/>
      </w:r>
      <w:r w:rsidRPr="79DC46C6">
        <w:rPr>
          <w:sz w:val="27"/>
          <w:szCs w:val="27"/>
        </w:rPr>
        <w:t>(s-t)-Fluss</w:t>
      </w:r>
    </w:p>
    <w:p w14:paraId="68F50229" w14:textId="046A69EA" w:rsidR="563156BA" w:rsidRDefault="79DC46C6" w:rsidP="79DC46C6">
      <w:pPr>
        <w:pStyle w:val="Listenabsatz"/>
        <w:numPr>
          <w:ilvl w:val="0"/>
          <w:numId w:val="2"/>
        </w:numPr>
        <w:rPr>
          <w:sz w:val="27"/>
          <w:szCs w:val="27"/>
        </w:rPr>
      </w:pPr>
      <w:r w:rsidRPr="79DC46C6">
        <w:rPr>
          <w:sz w:val="27"/>
          <w:szCs w:val="27"/>
        </w:rPr>
        <w:t>Ein Schnitt teilt einen Graph in zwei Zusammenhangskomponenten</w:t>
      </w:r>
      <w:r w:rsidR="563156BA">
        <w:br/>
      </w:r>
      <w:r w:rsidRPr="79DC46C6">
        <w:rPr>
          <w:sz w:val="27"/>
          <w:szCs w:val="27"/>
        </w:rPr>
        <w:t>Jene Kanten deren Knoten in unterschiedlichen</w:t>
      </w:r>
    </w:p>
    <w:p w14:paraId="2F3E1570" w14:textId="13F9CED2" w:rsidR="563156BA" w:rsidRDefault="79DC46C6" w:rsidP="79DC46C6">
      <w:pPr>
        <w:pStyle w:val="Listenabsatz"/>
        <w:numPr>
          <w:ilvl w:val="0"/>
          <w:numId w:val="2"/>
        </w:numPr>
        <w:rPr>
          <w:sz w:val="27"/>
          <w:szCs w:val="27"/>
        </w:rPr>
      </w:pPr>
      <w:r w:rsidRPr="79DC46C6">
        <w:rPr>
          <w:sz w:val="27"/>
          <w:szCs w:val="27"/>
        </w:rPr>
        <w:t>Zusammenhangskomponenten bilden die "Schnitt-</w:t>
      </w:r>
      <w:proofErr w:type="spellStart"/>
      <w:r w:rsidRPr="79DC46C6">
        <w:rPr>
          <w:sz w:val="27"/>
          <w:szCs w:val="27"/>
        </w:rPr>
        <w:t>menge</w:t>
      </w:r>
      <w:proofErr w:type="spellEnd"/>
      <w:r w:rsidRPr="79DC46C6">
        <w:rPr>
          <w:sz w:val="27"/>
          <w:szCs w:val="27"/>
        </w:rPr>
        <w:t>" (</w:t>
      </w:r>
      <w:proofErr w:type="spellStart"/>
      <w:r w:rsidRPr="79DC46C6">
        <w:rPr>
          <w:sz w:val="27"/>
          <w:szCs w:val="27"/>
        </w:rPr>
        <w:t>cut</w:t>
      </w:r>
      <w:proofErr w:type="spellEnd"/>
      <w:r w:rsidRPr="79DC46C6">
        <w:rPr>
          <w:sz w:val="27"/>
          <w:szCs w:val="27"/>
        </w:rPr>
        <w:t>-set)</w:t>
      </w:r>
    </w:p>
    <w:p w14:paraId="569F2263" w14:textId="1C5E49CA" w:rsidR="563156BA" w:rsidRDefault="79DC46C6" w:rsidP="79DC46C6">
      <w:pPr>
        <w:pStyle w:val="Listenabsatz"/>
        <w:numPr>
          <w:ilvl w:val="0"/>
          <w:numId w:val="2"/>
        </w:numPr>
        <w:rPr>
          <w:sz w:val="27"/>
          <w:szCs w:val="27"/>
        </w:rPr>
      </w:pPr>
      <w:r w:rsidRPr="79DC46C6">
        <w:rPr>
          <w:sz w:val="27"/>
          <w:szCs w:val="27"/>
        </w:rPr>
        <w:t>Der Wert eines Schnitts ist die Summe der Kantengewichte der Schnittmenge</w:t>
      </w:r>
    </w:p>
    <w:p w14:paraId="6F8D1D66" w14:textId="2FDD56AA" w:rsidR="563156BA" w:rsidRDefault="79DC46C6" w:rsidP="79DC46C6">
      <w:pPr>
        <w:pStyle w:val="Listenabsatz"/>
        <w:numPr>
          <w:ilvl w:val="0"/>
          <w:numId w:val="2"/>
        </w:numPr>
        <w:rPr>
          <w:sz w:val="27"/>
          <w:szCs w:val="27"/>
        </w:rPr>
      </w:pPr>
      <w:r w:rsidRPr="79DC46C6">
        <w:rPr>
          <w:sz w:val="27"/>
          <w:szCs w:val="27"/>
        </w:rPr>
        <w:t>Ein (s-t)-Schnitt ist ein Schnitt der den Graph so aufteilt, dass s in der einen und t in der anderen Zusammenhangskomponente liegt</w:t>
      </w:r>
    </w:p>
    <w:p w14:paraId="1AAF4F82" w14:textId="632244D8" w:rsidR="79DC46C6" w:rsidRDefault="79DC46C6" w:rsidP="79DC46C6">
      <w:pPr>
        <w:rPr>
          <w:sz w:val="27"/>
          <w:szCs w:val="27"/>
        </w:rPr>
      </w:pPr>
    </w:p>
    <w:p w14:paraId="22156853" w14:textId="2E55553C" w:rsidR="00360CE2" w:rsidRDefault="00360CE2" w:rsidP="79DC46C6">
      <w:pPr>
        <w:rPr>
          <w:sz w:val="27"/>
          <w:szCs w:val="27"/>
        </w:rPr>
      </w:pPr>
      <w:r w:rsidRPr="00477331">
        <w:rPr>
          <w:sz w:val="27"/>
          <w:szCs w:val="27"/>
          <w:highlight w:val="green"/>
        </w:rPr>
        <w:t>52. Wie lautet die Standardform der linearen Programmierung?</w:t>
      </w:r>
    </w:p>
    <w:p w14:paraId="2AE15F96" w14:textId="6F50B867" w:rsidR="00477331" w:rsidRDefault="00477331" w:rsidP="00477331">
      <w:pPr>
        <w:jc w:val="center"/>
        <w:rPr>
          <w:sz w:val="27"/>
          <w:szCs w:val="27"/>
        </w:rPr>
      </w:pPr>
      <w:r w:rsidRPr="00477331">
        <w:rPr>
          <w:sz w:val="27"/>
          <w:szCs w:val="27"/>
        </w:rPr>
        <w:drawing>
          <wp:inline distT="0" distB="0" distL="0" distR="0" wp14:anchorId="06BF3DF5" wp14:editId="4E61847B">
            <wp:extent cx="3673963" cy="1781175"/>
            <wp:effectExtent l="0" t="0" r="3175" b="0"/>
            <wp:docPr id="2030929405" name="Grafik 1" descr="Ein Bild, das Handschrift, Text, Kalligrafi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29405" name="Grafik 1" descr="Ein Bild, das Handschrift, Text, Kalligrafie, Schrift enthält.&#10;&#10;Automatisch generierte Beschreibung"/>
                    <pic:cNvPicPr/>
                  </pic:nvPicPr>
                  <pic:blipFill>
                    <a:blip r:embed="rId55"/>
                    <a:stretch>
                      <a:fillRect/>
                    </a:stretch>
                  </pic:blipFill>
                  <pic:spPr>
                    <a:xfrm>
                      <a:off x="0" y="0"/>
                      <a:ext cx="3688580" cy="1788261"/>
                    </a:xfrm>
                    <a:prstGeom prst="rect">
                      <a:avLst/>
                    </a:prstGeom>
                  </pic:spPr>
                </pic:pic>
              </a:graphicData>
            </a:graphic>
          </wp:inline>
        </w:drawing>
      </w:r>
    </w:p>
    <w:p w14:paraId="7C7FAE38" w14:textId="3D878EED" w:rsidR="00360CE2" w:rsidRDefault="00360CE2" w:rsidP="79DC46C6">
      <w:pPr>
        <w:rPr>
          <w:sz w:val="27"/>
          <w:szCs w:val="27"/>
        </w:rPr>
      </w:pPr>
      <w:r w:rsidRPr="003C78DF">
        <w:rPr>
          <w:sz w:val="27"/>
          <w:szCs w:val="27"/>
          <w:highlight w:val="green"/>
        </w:rPr>
        <w:lastRenderedPageBreak/>
        <w:t>53. Aus welchen 5 Teilen ist ein lineares Programm aufgebaut?</w:t>
      </w:r>
    </w:p>
    <w:p w14:paraId="251F3C4C" w14:textId="24E45153" w:rsidR="003C78DF" w:rsidRDefault="003C78DF" w:rsidP="003C78DF">
      <w:pPr>
        <w:jc w:val="center"/>
        <w:rPr>
          <w:sz w:val="27"/>
          <w:szCs w:val="27"/>
        </w:rPr>
      </w:pPr>
      <w:r w:rsidRPr="003C78DF">
        <w:rPr>
          <w:sz w:val="27"/>
          <w:szCs w:val="27"/>
        </w:rPr>
        <w:drawing>
          <wp:inline distT="0" distB="0" distL="0" distR="0" wp14:anchorId="6610AE5F" wp14:editId="28FE6ED2">
            <wp:extent cx="3778444" cy="3010055"/>
            <wp:effectExtent l="0" t="0" r="0" b="0"/>
            <wp:docPr id="1318348683" name="Grafik 1" descr="Ein Bild, das Text, Handschrift, Kalligrafi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8683" name="Grafik 1" descr="Ein Bild, das Text, Handschrift, Kalligrafie, Schrift enthält.&#10;&#10;Automatisch generierte Beschreibung"/>
                    <pic:cNvPicPr/>
                  </pic:nvPicPr>
                  <pic:blipFill>
                    <a:blip r:embed="rId56"/>
                    <a:stretch>
                      <a:fillRect/>
                    </a:stretch>
                  </pic:blipFill>
                  <pic:spPr>
                    <a:xfrm>
                      <a:off x="0" y="0"/>
                      <a:ext cx="3778444" cy="3010055"/>
                    </a:xfrm>
                    <a:prstGeom prst="rect">
                      <a:avLst/>
                    </a:prstGeom>
                  </pic:spPr>
                </pic:pic>
              </a:graphicData>
            </a:graphic>
          </wp:inline>
        </w:drawing>
      </w:r>
    </w:p>
    <w:p w14:paraId="72D615A2" w14:textId="5B2877CF" w:rsidR="00360CE2" w:rsidRDefault="00360CE2" w:rsidP="79DC46C6">
      <w:pPr>
        <w:rPr>
          <w:sz w:val="27"/>
          <w:szCs w:val="27"/>
        </w:rPr>
      </w:pPr>
      <w:r w:rsidRPr="00360CE2">
        <w:rPr>
          <w:sz w:val="27"/>
          <w:szCs w:val="27"/>
        </w:rPr>
        <w:t xml:space="preserve">54. </w:t>
      </w:r>
      <w:r w:rsidRPr="003C78DF">
        <w:rPr>
          <w:sz w:val="27"/>
          <w:szCs w:val="27"/>
          <w:highlight w:val="green"/>
        </w:rPr>
        <w:t xml:space="preserve">Welches Problem ergibt </w:t>
      </w:r>
      <w:proofErr w:type="gramStart"/>
      <w:r w:rsidRPr="003C78DF">
        <w:rPr>
          <w:sz w:val="27"/>
          <w:szCs w:val="27"/>
          <w:highlight w:val="green"/>
        </w:rPr>
        <w:t>sich</w:t>
      </w:r>
      <w:proofErr w:type="gramEnd"/>
      <w:r w:rsidRPr="003C78DF">
        <w:rPr>
          <w:sz w:val="27"/>
          <w:szCs w:val="27"/>
          <w:highlight w:val="green"/>
        </w:rPr>
        <w:t xml:space="preserve"> wenn in einem linearen Programm diskrete Entscheidungsvariablen </w:t>
      </w:r>
      <w:r w:rsidR="003C78DF" w:rsidRPr="003C78DF">
        <w:rPr>
          <w:sz w:val="27"/>
          <w:szCs w:val="27"/>
          <w:highlight w:val="green"/>
        </w:rPr>
        <w:t xml:space="preserve">definiert </w:t>
      </w:r>
      <w:r w:rsidRPr="003C78DF">
        <w:rPr>
          <w:sz w:val="27"/>
          <w:szCs w:val="27"/>
          <w:highlight w:val="green"/>
        </w:rPr>
        <w:t>werden?</w:t>
      </w:r>
    </w:p>
    <w:p w14:paraId="600D6E82" w14:textId="63CCA15C" w:rsidR="003C78DF" w:rsidRDefault="003C78DF" w:rsidP="79DC46C6">
      <w:pPr>
        <w:rPr>
          <w:sz w:val="27"/>
          <w:szCs w:val="27"/>
        </w:rPr>
      </w:pPr>
      <w:r w:rsidRPr="003C78DF">
        <w:rPr>
          <w:sz w:val="27"/>
          <w:szCs w:val="27"/>
        </w:rPr>
        <w:t xml:space="preserve">Wenn in einem linearen Programm diskrete Entscheidungsvariablen definiert werden, ergibt sich das Problem der sogenannten gemischt-ganzzahligen linearen Programmierung (Mixed Integer Linear </w:t>
      </w:r>
      <w:proofErr w:type="spellStart"/>
      <w:r w:rsidRPr="003C78DF">
        <w:rPr>
          <w:sz w:val="27"/>
          <w:szCs w:val="27"/>
        </w:rPr>
        <w:t>Programming</w:t>
      </w:r>
      <w:proofErr w:type="spellEnd"/>
      <w:r w:rsidRPr="003C78DF">
        <w:rPr>
          <w:sz w:val="27"/>
          <w:szCs w:val="27"/>
        </w:rPr>
        <w:t>, MILP). In MILP-Modellen werden einige oder alle Entscheidungsvariablen auf diskrete Werte beschränkt, während andere Variablen weiterhin kontinuierlich sein können.</w:t>
      </w:r>
    </w:p>
    <w:p w14:paraId="17C6C096" w14:textId="1BC4113B" w:rsidR="00360CE2" w:rsidRDefault="00360CE2" w:rsidP="79DC46C6">
      <w:pPr>
        <w:rPr>
          <w:sz w:val="27"/>
          <w:szCs w:val="27"/>
        </w:rPr>
      </w:pPr>
      <w:r w:rsidRPr="00360CE2">
        <w:rPr>
          <w:sz w:val="27"/>
          <w:szCs w:val="27"/>
        </w:rPr>
        <w:t xml:space="preserve">55. </w:t>
      </w:r>
      <w:r w:rsidRPr="003C78DF">
        <w:rPr>
          <w:sz w:val="27"/>
          <w:szCs w:val="27"/>
          <w:highlight w:val="green"/>
        </w:rPr>
        <w:t>Wie werden Ungleichungen bzw. Gleichungen in einem linearen Programm abgebildet?</w:t>
      </w:r>
    </w:p>
    <w:p w14:paraId="62390786" w14:textId="77777777" w:rsidR="003C78DF" w:rsidRPr="003C78DF" w:rsidRDefault="003C78DF" w:rsidP="003C78DF">
      <w:pPr>
        <w:rPr>
          <w:sz w:val="27"/>
          <w:szCs w:val="27"/>
        </w:rPr>
      </w:pPr>
      <w:r w:rsidRPr="003C78DF">
        <w:rPr>
          <w:sz w:val="27"/>
          <w:szCs w:val="27"/>
        </w:rPr>
        <w:t>Ungleichungen:</w:t>
      </w:r>
    </w:p>
    <w:p w14:paraId="4DF4B71D" w14:textId="3D1AA503" w:rsidR="003C78DF" w:rsidRPr="003C78DF" w:rsidRDefault="003C78DF" w:rsidP="003C78DF">
      <w:pPr>
        <w:rPr>
          <w:sz w:val="27"/>
          <w:szCs w:val="27"/>
        </w:rPr>
      </w:pPr>
      <w:r w:rsidRPr="003C78DF">
        <w:rPr>
          <w:sz w:val="27"/>
          <w:szCs w:val="27"/>
        </w:rPr>
        <w:t>Ungleichungen werden im linearen Programm typischerweise in der Form "linker Ausdruck ≤ rechter Ausdruck" oder "linker Ausdruck ≥ rechter Ausdruck" dargestellt. Der linke Ausdruck besteht aus den Entscheidungsvariablen, die multipliziert und addiert werden können, während der rechte Ausdruck eine Konstante oder eine lineare Funktion der Entscheidungsvariablen sein kann.</w:t>
      </w:r>
    </w:p>
    <w:p w14:paraId="6804E209" w14:textId="5FE86762" w:rsidR="003C78DF" w:rsidRDefault="003C78DF" w:rsidP="003C78DF">
      <w:pPr>
        <w:rPr>
          <w:sz w:val="27"/>
          <w:szCs w:val="27"/>
        </w:rPr>
      </w:pPr>
      <w:r w:rsidRPr="003C78DF">
        <w:rPr>
          <w:sz w:val="27"/>
          <w:szCs w:val="27"/>
        </w:rPr>
        <w:t>Beispiel für eine Ungleichung: 2x + 3y ≤ 10</w:t>
      </w:r>
    </w:p>
    <w:p w14:paraId="1E605D85" w14:textId="77777777" w:rsidR="003C78DF" w:rsidRPr="003C78DF" w:rsidRDefault="003C78DF" w:rsidP="003C78DF">
      <w:pPr>
        <w:rPr>
          <w:sz w:val="27"/>
          <w:szCs w:val="27"/>
        </w:rPr>
      </w:pPr>
      <w:r w:rsidRPr="003C78DF">
        <w:rPr>
          <w:sz w:val="27"/>
          <w:szCs w:val="27"/>
        </w:rPr>
        <w:t>Gleichungen:</w:t>
      </w:r>
    </w:p>
    <w:p w14:paraId="327F59EA" w14:textId="751FCC2A" w:rsidR="003C78DF" w:rsidRPr="003C78DF" w:rsidRDefault="003C78DF" w:rsidP="003C78DF">
      <w:pPr>
        <w:rPr>
          <w:sz w:val="27"/>
          <w:szCs w:val="27"/>
        </w:rPr>
      </w:pPr>
      <w:r w:rsidRPr="003C78DF">
        <w:rPr>
          <w:sz w:val="27"/>
          <w:szCs w:val="27"/>
        </w:rPr>
        <w:t xml:space="preserve">Gleichungen werden im linearen Programm in der Form "linker Ausdruck = rechter Ausdruck" dargestellt. Der linke Ausdruck besteht aus den Entscheidungsvariablen, die multipliziert und addiert werden können, während </w:t>
      </w:r>
      <w:r w:rsidRPr="003C78DF">
        <w:rPr>
          <w:sz w:val="27"/>
          <w:szCs w:val="27"/>
        </w:rPr>
        <w:lastRenderedPageBreak/>
        <w:t>der rechte Ausdruck eine Konstante oder eine lineare Funktion der Entscheidungsvariablen sein kann.</w:t>
      </w:r>
    </w:p>
    <w:p w14:paraId="2911C45E" w14:textId="1CDA1336" w:rsidR="003C78DF" w:rsidRPr="003C78DF" w:rsidRDefault="003C78DF" w:rsidP="003C78DF">
      <w:pPr>
        <w:rPr>
          <w:sz w:val="27"/>
          <w:szCs w:val="27"/>
        </w:rPr>
      </w:pPr>
      <w:r w:rsidRPr="003C78DF">
        <w:rPr>
          <w:sz w:val="27"/>
          <w:szCs w:val="27"/>
        </w:rPr>
        <w:t>Beispiel für eine Gleichung: x + 2y = 5</w:t>
      </w:r>
    </w:p>
    <w:p w14:paraId="0C2DB1CF" w14:textId="0F6B2794" w:rsidR="003C78DF" w:rsidRPr="003C78DF" w:rsidRDefault="003C78DF" w:rsidP="003C78DF">
      <w:pPr>
        <w:rPr>
          <w:sz w:val="27"/>
          <w:szCs w:val="27"/>
        </w:rPr>
      </w:pPr>
      <w:r w:rsidRPr="003C78DF">
        <w:rPr>
          <w:sz w:val="27"/>
          <w:szCs w:val="27"/>
        </w:rPr>
        <w:t>Die Entscheidungsvariablen im linearen Programm repräsentieren die zu bestimmenden Größen oder Entscheidungen, die optimiert werden sollen. Sie können kontinuierlich oder diskret sein, je nach den Anforderungen des Problems.</w:t>
      </w:r>
    </w:p>
    <w:p w14:paraId="610A8FE3" w14:textId="500B12DD" w:rsidR="003C78DF" w:rsidRDefault="003C78DF" w:rsidP="003C78DF">
      <w:pPr>
        <w:rPr>
          <w:sz w:val="27"/>
          <w:szCs w:val="27"/>
        </w:rPr>
      </w:pPr>
      <w:r w:rsidRPr="003C78DF">
        <w:rPr>
          <w:sz w:val="27"/>
          <w:szCs w:val="27"/>
        </w:rPr>
        <w:t>Die Zielfunktion im linearen Programm wird in der Regel als lineare Funktion der Entscheidungsvariablen dargestellt, die entweder maximiert oder minimiert werden soll. Das Ziel besteht darin, die Werte der Entscheidungsvariablen zu finden, die die Zielfunktion optimieren, während gleichzeitig die Nebenbedingungen erfüllt werden</w:t>
      </w:r>
    </w:p>
    <w:p w14:paraId="46D2F7E8" w14:textId="77777777" w:rsidR="003C78DF" w:rsidRDefault="003C78DF" w:rsidP="79DC46C6">
      <w:pPr>
        <w:rPr>
          <w:sz w:val="27"/>
          <w:szCs w:val="27"/>
        </w:rPr>
      </w:pPr>
    </w:p>
    <w:p w14:paraId="74DC05E0" w14:textId="267D56A6" w:rsidR="003C78DF" w:rsidRDefault="00360CE2" w:rsidP="79DC46C6">
      <w:pPr>
        <w:rPr>
          <w:sz w:val="27"/>
          <w:szCs w:val="27"/>
        </w:rPr>
      </w:pPr>
      <w:r w:rsidRPr="00360CE2">
        <w:rPr>
          <w:sz w:val="27"/>
          <w:szCs w:val="27"/>
        </w:rPr>
        <w:t xml:space="preserve">56. </w:t>
      </w:r>
      <w:r w:rsidRPr="003C78DF">
        <w:rPr>
          <w:sz w:val="27"/>
          <w:szCs w:val="27"/>
          <w:highlight w:val="green"/>
        </w:rPr>
        <w:t xml:space="preserve">Was bedeutet </w:t>
      </w:r>
      <w:proofErr w:type="gramStart"/>
      <w:r w:rsidRPr="003C78DF">
        <w:rPr>
          <w:sz w:val="27"/>
          <w:szCs w:val="27"/>
          <w:highlight w:val="green"/>
        </w:rPr>
        <w:t>es</w:t>
      </w:r>
      <w:proofErr w:type="gramEnd"/>
      <w:r w:rsidRPr="003C78DF">
        <w:rPr>
          <w:sz w:val="27"/>
          <w:szCs w:val="27"/>
          <w:highlight w:val="green"/>
        </w:rPr>
        <w:t xml:space="preserve"> wenn künstliche Variablen in der optimalen Lösung eines linearen Programms einen Wert ungleich 0 annehmen?</w:t>
      </w:r>
    </w:p>
    <w:p w14:paraId="1D5731BB" w14:textId="77777777" w:rsidR="003C78DF" w:rsidRPr="003C78DF" w:rsidRDefault="003C78DF" w:rsidP="003C78DF">
      <w:pPr>
        <w:rPr>
          <w:sz w:val="27"/>
          <w:szCs w:val="27"/>
        </w:rPr>
      </w:pPr>
      <w:r w:rsidRPr="003C78DF">
        <w:rPr>
          <w:sz w:val="27"/>
          <w:szCs w:val="27"/>
        </w:rPr>
        <w:t>Wenn künstliche Variablen in der optimalen Lösung eines linearen Programms einen Wert ungleich 0 annehmen, bedeutet dies, dass das ursprüngliche lineare Programm keine zulässige Lösung hat. Künstliche Variablen werden eingeführt, um die Lösbarkeit des linearen Programms zu überprüfen und sicherzustellen, dass alle Nebenbedingungen erfüllt sind.</w:t>
      </w:r>
    </w:p>
    <w:p w14:paraId="351B83A3" w14:textId="77777777" w:rsidR="003C78DF" w:rsidRPr="003C78DF" w:rsidRDefault="003C78DF" w:rsidP="003C78DF">
      <w:pPr>
        <w:rPr>
          <w:sz w:val="27"/>
          <w:szCs w:val="27"/>
        </w:rPr>
      </w:pPr>
    </w:p>
    <w:p w14:paraId="4C86A1A8" w14:textId="7B95E099" w:rsidR="003C78DF" w:rsidRDefault="003C78DF" w:rsidP="003C78DF">
      <w:pPr>
        <w:rPr>
          <w:sz w:val="27"/>
          <w:szCs w:val="27"/>
        </w:rPr>
      </w:pPr>
      <w:r w:rsidRPr="003C78DF">
        <w:rPr>
          <w:sz w:val="27"/>
          <w:szCs w:val="27"/>
        </w:rPr>
        <w:t>Im Simplex-Verfahren, einem verbreiteten Algorithmus zur Lösung linearer Programme, werden künstliche Variablen verwendet, um die Ungleichungen in Gleichungen umzuwandeln.</w:t>
      </w:r>
    </w:p>
    <w:p w14:paraId="7B18C2D2" w14:textId="79D0083D" w:rsidR="003C78DF" w:rsidRDefault="003C78DF" w:rsidP="003C78DF">
      <w:pPr>
        <w:rPr>
          <w:sz w:val="27"/>
          <w:szCs w:val="27"/>
        </w:rPr>
      </w:pPr>
      <w:r w:rsidRPr="003C78DF">
        <w:rPr>
          <w:sz w:val="27"/>
          <w:szCs w:val="27"/>
        </w:rPr>
        <w:t>Idealerweise sollten die künstlichen Variablen in der optimalen Lösung des linearen Programms den Wert 0 haben. Das bedeutet, dass sie keinen Einfluss auf die Lösung haben und nur als Hilfsvariablen verwendet wurden, um das Problem zu formulieren.</w:t>
      </w:r>
    </w:p>
    <w:p w14:paraId="09A2101B" w14:textId="3AFD2790" w:rsidR="79DC46C6" w:rsidRDefault="79DC46C6" w:rsidP="79DC46C6">
      <w:pPr>
        <w:rPr>
          <w:sz w:val="27"/>
          <w:szCs w:val="27"/>
        </w:rPr>
      </w:pPr>
    </w:p>
    <w:p w14:paraId="179F3519" w14:textId="00167172" w:rsidR="00E2733C" w:rsidRPr="00360CE2" w:rsidRDefault="508A2125" w:rsidP="008D62C1">
      <w:pPr>
        <w:pStyle w:val="Listenabsatz"/>
        <w:numPr>
          <w:ilvl w:val="0"/>
          <w:numId w:val="50"/>
        </w:numPr>
        <w:rPr>
          <w:b/>
          <w:bCs/>
          <w:sz w:val="27"/>
          <w:szCs w:val="27"/>
          <w:highlight w:val="red"/>
        </w:rPr>
      </w:pPr>
      <w:r w:rsidRPr="00360CE2">
        <w:rPr>
          <w:rFonts w:ascii="Calibri" w:eastAsia="Calibri" w:hAnsi="Calibri" w:cs="Calibri"/>
          <w:b/>
          <w:bCs/>
          <w:sz w:val="27"/>
          <w:szCs w:val="27"/>
          <w:highlight w:val="red"/>
        </w:rPr>
        <w:t xml:space="preserve">In welcher Beziehung stehen die Probleme </w:t>
      </w:r>
      <w:proofErr w:type="spellStart"/>
      <w:r w:rsidRPr="00360CE2">
        <w:rPr>
          <w:rFonts w:ascii="Calibri" w:eastAsia="Calibri" w:hAnsi="Calibri" w:cs="Calibri"/>
          <w:b/>
          <w:bCs/>
          <w:sz w:val="27"/>
          <w:szCs w:val="27"/>
          <w:highlight w:val="red"/>
        </w:rPr>
        <w:t>maxflow</w:t>
      </w:r>
      <w:proofErr w:type="spellEnd"/>
      <w:r w:rsidRPr="00360CE2">
        <w:rPr>
          <w:rFonts w:ascii="Calibri" w:eastAsia="Calibri" w:hAnsi="Calibri" w:cs="Calibri"/>
          <w:b/>
          <w:bCs/>
          <w:sz w:val="27"/>
          <w:szCs w:val="27"/>
          <w:highlight w:val="red"/>
        </w:rPr>
        <w:t xml:space="preserve"> und </w:t>
      </w:r>
      <w:proofErr w:type="spellStart"/>
      <w:r w:rsidRPr="00360CE2">
        <w:rPr>
          <w:rFonts w:ascii="Calibri" w:eastAsia="Calibri" w:hAnsi="Calibri" w:cs="Calibri"/>
          <w:b/>
          <w:bCs/>
          <w:sz w:val="27"/>
          <w:szCs w:val="27"/>
          <w:highlight w:val="red"/>
        </w:rPr>
        <w:t>mincostflow</w:t>
      </w:r>
      <w:proofErr w:type="spellEnd"/>
      <w:r w:rsidRPr="00360CE2">
        <w:rPr>
          <w:rFonts w:ascii="Calibri" w:eastAsia="Calibri" w:hAnsi="Calibri" w:cs="Calibri"/>
          <w:b/>
          <w:bCs/>
          <w:sz w:val="27"/>
          <w:szCs w:val="27"/>
          <w:highlight w:val="red"/>
        </w:rPr>
        <w:t>?</w:t>
      </w:r>
    </w:p>
    <w:p w14:paraId="07F3F575" w14:textId="183DE88F" w:rsidR="79DC46C6" w:rsidRDefault="79DC46C6" w:rsidP="79DC46C6">
      <w:pPr>
        <w:pStyle w:val="Listenabsatz"/>
        <w:numPr>
          <w:ilvl w:val="0"/>
          <w:numId w:val="1"/>
        </w:numPr>
        <w:rPr>
          <w:rFonts w:eastAsiaTheme="minorEastAsia"/>
          <w:b/>
          <w:bCs/>
          <w:sz w:val="27"/>
          <w:szCs w:val="27"/>
        </w:rPr>
      </w:pPr>
      <w:r w:rsidRPr="79DC46C6">
        <w:rPr>
          <w:rFonts w:ascii="Calibri" w:eastAsia="Calibri" w:hAnsi="Calibri" w:cs="Calibri"/>
          <w:sz w:val="27"/>
          <w:szCs w:val="27"/>
        </w:rPr>
        <w:t xml:space="preserve">Jedes </w:t>
      </w:r>
      <w:proofErr w:type="spellStart"/>
      <w:r w:rsidRPr="79DC46C6">
        <w:rPr>
          <w:rFonts w:ascii="Calibri" w:eastAsia="Calibri" w:hAnsi="Calibri" w:cs="Calibri"/>
          <w:sz w:val="27"/>
          <w:szCs w:val="27"/>
        </w:rPr>
        <w:t>Maxflow</w:t>
      </w:r>
      <w:proofErr w:type="spellEnd"/>
      <w:r w:rsidRPr="79DC46C6">
        <w:rPr>
          <w:rFonts w:ascii="Calibri" w:eastAsia="Calibri" w:hAnsi="Calibri" w:cs="Calibri"/>
          <w:sz w:val="27"/>
          <w:szCs w:val="27"/>
        </w:rPr>
        <w:t xml:space="preserve"> Problem kann in ein </w:t>
      </w:r>
      <w:proofErr w:type="spellStart"/>
      <w:r w:rsidRPr="79DC46C6">
        <w:rPr>
          <w:rFonts w:ascii="Calibri" w:eastAsia="Calibri" w:hAnsi="Calibri" w:cs="Calibri"/>
          <w:sz w:val="27"/>
          <w:szCs w:val="27"/>
        </w:rPr>
        <w:t>Mincostflow</w:t>
      </w:r>
      <w:proofErr w:type="spellEnd"/>
      <w:r w:rsidRPr="79DC46C6">
        <w:rPr>
          <w:rFonts w:ascii="Calibri" w:eastAsia="Calibri" w:hAnsi="Calibri" w:cs="Calibri"/>
          <w:sz w:val="27"/>
          <w:szCs w:val="27"/>
        </w:rPr>
        <w:t xml:space="preserve"> Problem überführt werden</w:t>
      </w:r>
    </w:p>
    <w:p w14:paraId="5D158337" w14:textId="07DF4F7A" w:rsidR="002620AA" w:rsidRDefault="002620AA" w:rsidP="79DC46C6">
      <w:pPr>
        <w:pStyle w:val="Listenabsatz"/>
        <w:numPr>
          <w:ilvl w:val="0"/>
          <w:numId w:val="1"/>
        </w:numPr>
        <w:rPr>
          <w:rFonts w:eastAsiaTheme="minorEastAsia"/>
          <w:b/>
          <w:bCs/>
          <w:sz w:val="27"/>
          <w:szCs w:val="27"/>
        </w:rPr>
      </w:pPr>
      <w:r>
        <w:rPr>
          <w:rFonts w:ascii="Calibri" w:eastAsia="Calibri" w:hAnsi="Calibri" w:cs="Calibri"/>
          <w:sz w:val="27"/>
          <w:szCs w:val="27"/>
        </w:rPr>
        <w:t xml:space="preserve">Um </w:t>
      </w:r>
      <w:proofErr w:type="spellStart"/>
      <w:r>
        <w:rPr>
          <w:rFonts w:ascii="Calibri" w:eastAsia="Calibri" w:hAnsi="Calibri" w:cs="Calibri"/>
          <w:sz w:val="27"/>
          <w:szCs w:val="27"/>
        </w:rPr>
        <w:t>mincostflow</w:t>
      </w:r>
      <w:proofErr w:type="spellEnd"/>
      <w:r>
        <w:rPr>
          <w:rFonts w:ascii="Calibri" w:eastAsia="Calibri" w:hAnsi="Calibri" w:cs="Calibri"/>
          <w:sz w:val="27"/>
          <w:szCs w:val="27"/>
        </w:rPr>
        <w:t xml:space="preserve"> zu berechnen, muss man zuerst den </w:t>
      </w:r>
      <w:proofErr w:type="spellStart"/>
      <w:r>
        <w:rPr>
          <w:rFonts w:ascii="Calibri" w:eastAsia="Calibri" w:hAnsi="Calibri" w:cs="Calibri"/>
          <w:sz w:val="27"/>
          <w:szCs w:val="27"/>
        </w:rPr>
        <w:t>maxflow</w:t>
      </w:r>
      <w:proofErr w:type="spellEnd"/>
      <w:r>
        <w:rPr>
          <w:rFonts w:ascii="Calibri" w:eastAsia="Calibri" w:hAnsi="Calibri" w:cs="Calibri"/>
          <w:sz w:val="27"/>
          <w:szCs w:val="27"/>
        </w:rPr>
        <w:t xml:space="preserve"> berechnen</w:t>
      </w:r>
    </w:p>
    <w:p w14:paraId="4D000940" w14:textId="56DECBFA" w:rsidR="79DC46C6" w:rsidRDefault="79DC46C6" w:rsidP="79DC46C6">
      <w:pPr>
        <w:pStyle w:val="Listenabsatz"/>
        <w:numPr>
          <w:ilvl w:val="0"/>
          <w:numId w:val="1"/>
        </w:numPr>
        <w:rPr>
          <w:b/>
          <w:bCs/>
          <w:sz w:val="27"/>
          <w:szCs w:val="27"/>
        </w:rPr>
      </w:pPr>
      <w:r w:rsidRPr="79DC46C6">
        <w:rPr>
          <w:sz w:val="27"/>
          <w:szCs w:val="27"/>
        </w:rPr>
        <w:t xml:space="preserve">Weil </w:t>
      </w:r>
      <w:proofErr w:type="spellStart"/>
      <w:r w:rsidRPr="79DC46C6">
        <w:rPr>
          <w:sz w:val="27"/>
          <w:szCs w:val="27"/>
        </w:rPr>
        <w:t>Maxflow</w:t>
      </w:r>
      <w:proofErr w:type="spellEnd"/>
      <w:r w:rsidRPr="79DC46C6">
        <w:rPr>
          <w:sz w:val="27"/>
          <w:szCs w:val="27"/>
        </w:rPr>
        <w:t xml:space="preserve"> äquivalent zu Min-Cut ist</w:t>
      </w:r>
    </w:p>
    <w:p w14:paraId="4D2A1A8F" w14:textId="5B7BB356" w:rsidR="79DC46C6" w:rsidRDefault="79DC46C6" w:rsidP="79DC46C6">
      <w:pPr>
        <w:pStyle w:val="Listenabsatz"/>
        <w:numPr>
          <w:ilvl w:val="1"/>
          <w:numId w:val="1"/>
        </w:numPr>
        <w:rPr>
          <w:b/>
          <w:bCs/>
          <w:sz w:val="27"/>
          <w:szCs w:val="27"/>
        </w:rPr>
      </w:pPr>
      <w:r w:rsidRPr="79DC46C6">
        <w:rPr>
          <w:sz w:val="27"/>
          <w:szCs w:val="27"/>
        </w:rPr>
        <w:lastRenderedPageBreak/>
        <w:t>Max-Flow-Min-Cut-Theorem</w:t>
      </w:r>
    </w:p>
    <w:p w14:paraId="272513D6" w14:textId="0EF7FE4E" w:rsidR="79DC46C6" w:rsidRDefault="79DC46C6" w:rsidP="79DC46C6">
      <w:pPr>
        <w:pStyle w:val="Listenabsatz"/>
        <w:numPr>
          <w:ilvl w:val="0"/>
          <w:numId w:val="1"/>
        </w:numPr>
        <w:rPr>
          <w:b/>
          <w:bCs/>
          <w:sz w:val="27"/>
          <w:szCs w:val="27"/>
        </w:rPr>
      </w:pPr>
      <w:r w:rsidRPr="79DC46C6">
        <w:rPr>
          <w:sz w:val="27"/>
          <w:szCs w:val="27"/>
        </w:rPr>
        <w:t>Der (s-t) Schnitt mit dem geringsten Wert entspricht dem Maximalen (s-t) Fluss</w:t>
      </w:r>
    </w:p>
    <w:p w14:paraId="56ECA10A" w14:textId="4CA955D0" w:rsidR="79DC46C6" w:rsidRDefault="79DC46C6" w:rsidP="79DC46C6">
      <w:pPr>
        <w:pStyle w:val="Listenabsatz"/>
        <w:numPr>
          <w:ilvl w:val="0"/>
          <w:numId w:val="1"/>
        </w:numPr>
        <w:rPr>
          <w:b/>
          <w:bCs/>
          <w:sz w:val="27"/>
          <w:szCs w:val="27"/>
        </w:rPr>
      </w:pPr>
      <w:r w:rsidRPr="79DC46C6">
        <w:rPr>
          <w:sz w:val="27"/>
          <w:szCs w:val="27"/>
        </w:rPr>
        <w:t>Transformieren des Graphen</w:t>
      </w:r>
    </w:p>
    <w:p w14:paraId="52E0BC70" w14:textId="61770084" w:rsidR="79DC46C6" w:rsidRDefault="79DC46C6" w:rsidP="003422F0">
      <w:pPr>
        <w:pStyle w:val="Listenabsatz"/>
        <w:rPr>
          <w:rFonts w:eastAsiaTheme="minorEastAsia"/>
          <w:sz w:val="27"/>
          <w:szCs w:val="27"/>
        </w:rPr>
      </w:pPr>
      <w:r>
        <w:rPr>
          <w:noProof/>
        </w:rPr>
        <w:drawing>
          <wp:inline distT="0" distB="0" distL="0" distR="0" wp14:anchorId="7F56A142" wp14:editId="4AA60F38">
            <wp:extent cx="4572000" cy="2495550"/>
            <wp:effectExtent l="0" t="0" r="0" b="0"/>
            <wp:docPr id="1715161577" name="Picture 1715161577"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73E20CC4" w14:textId="00A31FD7" w:rsidR="79DC46C6" w:rsidRDefault="79DC46C6" w:rsidP="79DC46C6">
      <w:pPr>
        <w:rPr>
          <w:sz w:val="27"/>
          <w:szCs w:val="27"/>
        </w:rPr>
      </w:pPr>
    </w:p>
    <w:p w14:paraId="1DE273BD" w14:textId="7D93DCE2" w:rsidR="563156BA" w:rsidRDefault="00606822" w:rsidP="563156BA">
      <w:pPr>
        <w:rPr>
          <w:sz w:val="27"/>
          <w:szCs w:val="27"/>
        </w:rPr>
      </w:pPr>
      <w:r>
        <w:rPr>
          <w:sz w:val="27"/>
          <w:szCs w:val="27"/>
        </w:rPr>
        <w:t>Behams</w:t>
      </w:r>
      <w:r w:rsidR="004B3916">
        <w:rPr>
          <w:sz w:val="27"/>
          <w:szCs w:val="27"/>
        </w:rPr>
        <w:t xml:space="preserve"> Anmerkungen in der Übung zu den Textbeispielen:</w:t>
      </w:r>
    </w:p>
    <w:p w14:paraId="4EEF1953" w14:textId="709328EF" w:rsidR="004B3916" w:rsidRDefault="004B3916" w:rsidP="004B3916">
      <w:pPr>
        <w:pStyle w:val="Listenabsatz"/>
        <w:numPr>
          <w:ilvl w:val="0"/>
          <w:numId w:val="55"/>
        </w:numPr>
        <w:rPr>
          <w:sz w:val="27"/>
          <w:szCs w:val="27"/>
        </w:rPr>
      </w:pPr>
      <w:r>
        <w:rPr>
          <w:sz w:val="27"/>
          <w:szCs w:val="27"/>
        </w:rPr>
        <w:t xml:space="preserve">Genau beschreiben, wie man den Graphen / das Modell aufstellt (z.B. Knoten = </w:t>
      </w:r>
      <w:r w:rsidR="0092667B">
        <w:rPr>
          <w:sz w:val="27"/>
          <w:szCs w:val="27"/>
        </w:rPr>
        <w:t xml:space="preserve">Kreuzung, </w:t>
      </w:r>
      <w:r w:rsidR="00596313">
        <w:rPr>
          <w:sz w:val="27"/>
          <w:szCs w:val="27"/>
        </w:rPr>
        <w:t>Straße = Kante)</w:t>
      </w:r>
    </w:p>
    <w:p w14:paraId="162249EC" w14:textId="48D46CAD" w:rsidR="00596313" w:rsidRDefault="00596313" w:rsidP="004B3916">
      <w:pPr>
        <w:pStyle w:val="Listenabsatz"/>
        <w:numPr>
          <w:ilvl w:val="0"/>
          <w:numId w:val="55"/>
        </w:numPr>
        <w:rPr>
          <w:sz w:val="27"/>
          <w:szCs w:val="27"/>
        </w:rPr>
      </w:pPr>
      <w:r>
        <w:rPr>
          <w:sz w:val="27"/>
          <w:szCs w:val="27"/>
        </w:rPr>
        <w:t>Evtl. kleine Skizze machen</w:t>
      </w:r>
    </w:p>
    <w:p w14:paraId="51C0F91D" w14:textId="77C5D5CB" w:rsidR="00596313" w:rsidRDefault="00596313" w:rsidP="004B3916">
      <w:pPr>
        <w:pStyle w:val="Listenabsatz"/>
        <w:numPr>
          <w:ilvl w:val="0"/>
          <w:numId w:val="55"/>
        </w:numPr>
        <w:rPr>
          <w:sz w:val="27"/>
          <w:szCs w:val="27"/>
        </w:rPr>
      </w:pPr>
      <w:r>
        <w:rPr>
          <w:sz w:val="27"/>
          <w:szCs w:val="27"/>
        </w:rPr>
        <w:t>Einschränkungen / Erweiterungen anführen</w:t>
      </w:r>
    </w:p>
    <w:p w14:paraId="6B58986F" w14:textId="77777777" w:rsidR="004B3916" w:rsidRPr="004B3916" w:rsidRDefault="004B3916" w:rsidP="00F50FC7">
      <w:pPr>
        <w:pStyle w:val="Listenabsatz"/>
        <w:rPr>
          <w:sz w:val="27"/>
          <w:szCs w:val="27"/>
        </w:rPr>
      </w:pPr>
    </w:p>
    <w:p w14:paraId="79BB3A18" w14:textId="77777777" w:rsidR="00606822" w:rsidRPr="00606822" w:rsidRDefault="00606822" w:rsidP="00606822">
      <w:pPr>
        <w:pStyle w:val="Listenabsatz"/>
        <w:rPr>
          <w:sz w:val="27"/>
          <w:szCs w:val="27"/>
        </w:rPr>
      </w:pPr>
    </w:p>
    <w:p w14:paraId="27B30B13" w14:textId="5E4B3DD9" w:rsidR="00E2733C" w:rsidRPr="001D4ACF" w:rsidRDefault="508A2125" w:rsidP="008D62C1">
      <w:pPr>
        <w:pStyle w:val="Listenabsatz"/>
        <w:numPr>
          <w:ilvl w:val="0"/>
          <w:numId w:val="50"/>
        </w:numPr>
        <w:rPr>
          <w:b/>
          <w:bCs/>
          <w:sz w:val="27"/>
          <w:szCs w:val="27"/>
          <w:highlight w:val="green"/>
        </w:rPr>
      </w:pPr>
      <w:r w:rsidRPr="001D4ACF">
        <w:rPr>
          <w:rFonts w:ascii="Calibri" w:eastAsia="Calibri" w:hAnsi="Calibri" w:cs="Calibri"/>
          <w:b/>
          <w:bCs/>
          <w:sz w:val="27"/>
          <w:szCs w:val="27"/>
          <w:highlight w:val="green"/>
        </w:rPr>
        <w:t>Eine chinesische Postbotin muss in einem Dorf Information zu einer bevorstehenden Wahl austragen, die bereits in wenigen Tagen stattfinden soll. In jeder Straße des Dorfes stehen Häuser, die sie besuchen muss. Sie ist besorgt, dass möglicherweise nicht alle die Information rechtzeitig erhalten. Wie kann man das Austragen der Information effizient gestalten?</w:t>
      </w:r>
      <w:r w:rsidR="604A6326" w:rsidRPr="001D4ACF">
        <w:rPr>
          <w:highlight w:val="green"/>
        </w:rPr>
        <w:br/>
      </w:r>
      <w:r w:rsidRPr="001D4ACF">
        <w:rPr>
          <w:rFonts w:ascii="Calibri" w:eastAsia="Calibri" w:hAnsi="Calibri" w:cs="Calibri"/>
          <w:b/>
          <w:bCs/>
          <w:sz w:val="27"/>
          <w:szCs w:val="27"/>
          <w:highlight w:val="green"/>
        </w:rPr>
        <w:t>Welches Problem verbirgt sich dahinter bzw. wie könnte man es erweitern?</w:t>
      </w:r>
    </w:p>
    <w:p w14:paraId="4ABD93CD" w14:textId="08FD5082" w:rsidR="563156BA" w:rsidRDefault="563156BA" w:rsidP="563156BA">
      <w:pPr>
        <w:rPr>
          <w:sz w:val="27"/>
          <w:szCs w:val="27"/>
        </w:rPr>
      </w:pPr>
      <w:r w:rsidRPr="563156BA">
        <w:rPr>
          <w:sz w:val="27"/>
          <w:szCs w:val="27"/>
        </w:rPr>
        <w:t xml:space="preserve">Lösung hier Eulerpfad; Erweiterung zum Eulerkreis (wenn man wieder zurück will). </w:t>
      </w:r>
    </w:p>
    <w:p w14:paraId="5C4A864F" w14:textId="07DDE6B0" w:rsidR="007F02AB" w:rsidRDefault="007F02AB" w:rsidP="563156BA">
      <w:pPr>
        <w:rPr>
          <w:sz w:val="27"/>
          <w:szCs w:val="27"/>
        </w:rPr>
      </w:pPr>
      <w:r>
        <w:rPr>
          <w:sz w:val="27"/>
          <w:szCs w:val="27"/>
        </w:rPr>
        <w:t xml:space="preserve">Problem: Nicht jeder Graph enthält einen Eulerpfad </w:t>
      </w:r>
      <w:r w:rsidRPr="007F02AB">
        <w:rPr>
          <w:rFonts w:ascii="Wingdings" w:eastAsia="Wingdings" w:hAnsi="Wingdings" w:cs="Wingdings"/>
          <w:sz w:val="27"/>
          <w:szCs w:val="27"/>
        </w:rPr>
        <w:t>à</w:t>
      </w:r>
      <w:r>
        <w:rPr>
          <w:sz w:val="27"/>
          <w:szCs w:val="27"/>
        </w:rPr>
        <w:t xml:space="preserve"> Graphen erweitern, sodass die Bedingungen für einen Eulerkreis erfüllt sind (</w:t>
      </w:r>
      <w:r w:rsidR="00E342BB">
        <w:rPr>
          <w:sz w:val="27"/>
          <w:szCs w:val="27"/>
        </w:rPr>
        <w:t>nur 2 Knoten mit ungeradem Knotengrad)</w:t>
      </w:r>
    </w:p>
    <w:p w14:paraId="438F4F26" w14:textId="77777777" w:rsidR="00332221" w:rsidRDefault="00332221" w:rsidP="563156BA">
      <w:pPr>
        <w:rPr>
          <w:sz w:val="27"/>
          <w:szCs w:val="27"/>
        </w:rPr>
      </w:pPr>
    </w:p>
    <w:p w14:paraId="6D6BCD62" w14:textId="5E7A964F" w:rsidR="563156BA" w:rsidRDefault="00F54DBA" w:rsidP="563156BA">
      <w:pPr>
        <w:rPr>
          <w:sz w:val="27"/>
          <w:szCs w:val="27"/>
        </w:rPr>
      </w:pPr>
      <w:r>
        <w:rPr>
          <w:noProof/>
          <w:sz w:val="27"/>
          <w:szCs w:val="27"/>
        </w:rPr>
        <w:lastRenderedPageBreak/>
        <w:drawing>
          <wp:inline distT="0" distB="0" distL="0" distR="0" wp14:anchorId="0B068ADB" wp14:editId="522C36D1">
            <wp:extent cx="4587236" cy="3441700"/>
            <wp:effectExtent l="0" t="0" r="4445"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90670" cy="3444277"/>
                    </a:xfrm>
                    <a:prstGeom prst="rect">
                      <a:avLst/>
                    </a:prstGeom>
                    <a:noFill/>
                    <a:ln>
                      <a:noFill/>
                    </a:ln>
                  </pic:spPr>
                </pic:pic>
              </a:graphicData>
            </a:graphic>
          </wp:inline>
        </w:drawing>
      </w:r>
    </w:p>
    <w:p w14:paraId="7D1D9E73" w14:textId="27691CF2" w:rsidR="00E2733C" w:rsidRPr="001D4ACF" w:rsidRDefault="508A2125" w:rsidP="008D62C1">
      <w:pPr>
        <w:pStyle w:val="Listenabsatz"/>
        <w:numPr>
          <w:ilvl w:val="0"/>
          <w:numId w:val="50"/>
        </w:numPr>
        <w:rPr>
          <w:b/>
          <w:bCs/>
          <w:sz w:val="27"/>
          <w:szCs w:val="27"/>
          <w:highlight w:val="green"/>
        </w:rPr>
      </w:pPr>
      <w:r w:rsidRPr="001D4ACF">
        <w:rPr>
          <w:rFonts w:ascii="Calibri" w:eastAsia="Calibri" w:hAnsi="Calibri" w:cs="Calibri"/>
          <w:b/>
          <w:bCs/>
          <w:sz w:val="27"/>
          <w:szCs w:val="27"/>
          <w:highlight w:val="green"/>
        </w:rPr>
        <w:t>Eine Stadt möchte die Wasserversorgung in einem bestimmten Gebiet verbessern. Bewohner beschweren sich, dass an heißen Tagen zu wenig Wasser aus der Leitung kommt. Die Stadt stellt jedoch fest, dass genügend Wasser im Speicher vorhanden ist. Wie könnten Sie die Stadt bzw. die Bewohner hier unterstützen?</w:t>
      </w:r>
    </w:p>
    <w:p w14:paraId="26CEB8BB" w14:textId="27691CF2" w:rsidR="00AA73CE" w:rsidRDefault="563156BA" w:rsidP="563156BA">
      <w:pPr>
        <w:rPr>
          <w:rFonts w:ascii="Calibri" w:eastAsia="Calibri" w:hAnsi="Calibri" w:cs="Calibri"/>
          <w:sz w:val="27"/>
          <w:szCs w:val="27"/>
        </w:rPr>
      </w:pPr>
      <w:r w:rsidRPr="563156BA">
        <w:rPr>
          <w:rFonts w:ascii="Calibri" w:eastAsia="Calibri" w:hAnsi="Calibri" w:cs="Calibri"/>
          <w:sz w:val="27"/>
          <w:szCs w:val="27"/>
        </w:rPr>
        <w:t>Max-</w:t>
      </w:r>
      <w:proofErr w:type="spellStart"/>
      <w:r w:rsidRPr="563156BA">
        <w:rPr>
          <w:rFonts w:ascii="Calibri" w:eastAsia="Calibri" w:hAnsi="Calibri" w:cs="Calibri"/>
          <w:sz w:val="27"/>
          <w:szCs w:val="27"/>
        </w:rPr>
        <w:t>flow</w:t>
      </w:r>
      <w:proofErr w:type="spellEnd"/>
      <w:r w:rsidRPr="563156BA">
        <w:rPr>
          <w:rFonts w:ascii="Calibri" w:eastAsia="Calibri" w:hAnsi="Calibri" w:cs="Calibri"/>
          <w:sz w:val="27"/>
          <w:szCs w:val="27"/>
        </w:rPr>
        <w:t xml:space="preserve"> Problem (wieviel bekomme ich durch; sehe auch wo in meinem Netzwerk die Engstelle ist)</w:t>
      </w:r>
      <w:r w:rsidR="00AA73CE">
        <w:rPr>
          <w:rFonts w:ascii="Calibri" w:eastAsia="Calibri" w:hAnsi="Calibri" w:cs="Calibri"/>
          <w:sz w:val="27"/>
          <w:szCs w:val="27"/>
        </w:rPr>
        <w:t xml:space="preserve">, z.B. mit </w:t>
      </w:r>
      <w:r w:rsidR="00AA73CE" w:rsidRPr="00AA73CE">
        <w:rPr>
          <w:rFonts w:ascii="Calibri" w:eastAsia="Calibri" w:hAnsi="Calibri" w:cs="Calibri"/>
          <w:sz w:val="27"/>
          <w:szCs w:val="27"/>
        </w:rPr>
        <w:t>Ford-</w:t>
      </w:r>
      <w:proofErr w:type="spellStart"/>
      <w:r w:rsidR="00AA73CE" w:rsidRPr="00AA73CE">
        <w:rPr>
          <w:rFonts w:ascii="Calibri" w:eastAsia="Calibri" w:hAnsi="Calibri" w:cs="Calibri"/>
          <w:sz w:val="27"/>
          <w:szCs w:val="27"/>
        </w:rPr>
        <w:t>Fulkerson</w:t>
      </w:r>
      <w:proofErr w:type="spellEnd"/>
      <w:r w:rsidR="00AA73CE" w:rsidRPr="00AA73CE">
        <w:rPr>
          <w:rFonts w:ascii="Calibri" w:eastAsia="Calibri" w:hAnsi="Calibri" w:cs="Calibri"/>
          <w:sz w:val="27"/>
          <w:szCs w:val="27"/>
        </w:rPr>
        <w:t>-Algorithmus</w:t>
      </w:r>
      <w:r w:rsidRPr="563156BA">
        <w:rPr>
          <w:rFonts w:ascii="Calibri" w:eastAsia="Calibri" w:hAnsi="Calibri" w:cs="Calibri"/>
          <w:sz w:val="27"/>
          <w:szCs w:val="27"/>
        </w:rPr>
        <w:t>.</w:t>
      </w:r>
      <w:r w:rsidR="00427962">
        <w:rPr>
          <w:rFonts w:ascii="Calibri" w:eastAsia="Calibri" w:hAnsi="Calibri" w:cs="Calibri"/>
          <w:sz w:val="27"/>
          <w:szCs w:val="27"/>
        </w:rPr>
        <w:t xml:space="preserve"> </w:t>
      </w:r>
    </w:p>
    <w:p w14:paraId="6D6197B4" w14:textId="058051CC" w:rsidR="563156BA" w:rsidRDefault="00427962" w:rsidP="563156BA">
      <w:pPr>
        <w:rPr>
          <w:rFonts w:ascii="Calibri" w:eastAsia="Calibri" w:hAnsi="Calibri" w:cs="Calibri"/>
          <w:sz w:val="27"/>
          <w:szCs w:val="27"/>
        </w:rPr>
      </w:pPr>
      <w:r>
        <w:rPr>
          <w:rFonts w:ascii="Calibri" w:eastAsia="Calibri" w:hAnsi="Calibri" w:cs="Calibri"/>
          <w:sz w:val="27"/>
          <w:szCs w:val="27"/>
        </w:rPr>
        <w:t xml:space="preserve">Speicher = </w:t>
      </w:r>
      <w:r w:rsidR="00F008A1">
        <w:rPr>
          <w:rFonts w:ascii="Calibri" w:eastAsia="Calibri" w:hAnsi="Calibri" w:cs="Calibri"/>
          <w:sz w:val="27"/>
          <w:szCs w:val="27"/>
        </w:rPr>
        <w:t>Quelle, Häuser = Senke</w:t>
      </w:r>
      <w:r w:rsidR="0019416F">
        <w:rPr>
          <w:rFonts w:ascii="Calibri" w:eastAsia="Calibri" w:hAnsi="Calibri" w:cs="Calibri"/>
          <w:sz w:val="27"/>
          <w:szCs w:val="27"/>
        </w:rPr>
        <w:t>, Wasserleitung = Kante</w:t>
      </w:r>
      <w:r w:rsidR="00F008A1">
        <w:rPr>
          <w:rFonts w:ascii="Calibri" w:eastAsia="Calibri" w:hAnsi="Calibri" w:cs="Calibri"/>
          <w:sz w:val="27"/>
          <w:szCs w:val="27"/>
        </w:rPr>
        <w:t>.</w:t>
      </w:r>
    </w:p>
    <w:p w14:paraId="1C73A713" w14:textId="044B5DBD" w:rsidR="00F008A1" w:rsidRDefault="00330DB6" w:rsidP="563156BA">
      <w:pPr>
        <w:rPr>
          <w:rFonts w:ascii="Calibri" w:eastAsia="Calibri" w:hAnsi="Calibri" w:cs="Calibri"/>
          <w:sz w:val="27"/>
          <w:szCs w:val="27"/>
        </w:rPr>
      </w:pPr>
      <w:r>
        <w:rPr>
          <w:rFonts w:ascii="Calibri" w:eastAsia="Calibri" w:hAnsi="Calibri" w:cs="Calibri"/>
          <w:sz w:val="27"/>
          <w:szCs w:val="27"/>
        </w:rPr>
        <w:t>Evtl. z</w:t>
      </w:r>
      <w:r w:rsidR="00F008A1">
        <w:rPr>
          <w:rFonts w:ascii="Calibri" w:eastAsia="Calibri" w:hAnsi="Calibri" w:cs="Calibri"/>
          <w:sz w:val="27"/>
          <w:szCs w:val="27"/>
        </w:rPr>
        <w:t>usätzliche Bedin</w:t>
      </w:r>
      <w:r w:rsidR="004207B0">
        <w:rPr>
          <w:rFonts w:ascii="Calibri" w:eastAsia="Calibri" w:hAnsi="Calibri" w:cs="Calibri"/>
          <w:sz w:val="27"/>
          <w:szCs w:val="27"/>
        </w:rPr>
        <w:t>g</w:t>
      </w:r>
      <w:r w:rsidR="00F008A1">
        <w:rPr>
          <w:rFonts w:ascii="Calibri" w:eastAsia="Calibri" w:hAnsi="Calibri" w:cs="Calibri"/>
          <w:sz w:val="27"/>
          <w:szCs w:val="27"/>
        </w:rPr>
        <w:t>ungen: Zu jeder Senke muss eine Mindestmenge kommen</w:t>
      </w:r>
      <w:r>
        <w:rPr>
          <w:rFonts w:ascii="Calibri" w:eastAsia="Calibri" w:hAnsi="Calibri" w:cs="Calibri"/>
          <w:sz w:val="27"/>
          <w:szCs w:val="27"/>
        </w:rPr>
        <w:t xml:space="preserve"> bzw. es darf nur eine Maximalmenge zu jeder Senke kommen</w:t>
      </w:r>
    </w:p>
    <w:p w14:paraId="5C84D95B" w14:textId="13B7F31E" w:rsidR="563156BA" w:rsidRDefault="563156BA" w:rsidP="563156BA">
      <w:pPr>
        <w:rPr>
          <w:sz w:val="27"/>
          <w:szCs w:val="27"/>
        </w:rPr>
      </w:pPr>
    </w:p>
    <w:p w14:paraId="48B69461" w14:textId="53EF12BA" w:rsidR="00E2733C" w:rsidRPr="001D4ACF" w:rsidRDefault="508A2125" w:rsidP="008D62C1">
      <w:pPr>
        <w:pStyle w:val="Listenabsatz"/>
        <w:numPr>
          <w:ilvl w:val="0"/>
          <w:numId w:val="50"/>
        </w:numPr>
        <w:rPr>
          <w:b/>
          <w:bCs/>
          <w:sz w:val="27"/>
          <w:szCs w:val="27"/>
          <w:highlight w:val="green"/>
        </w:rPr>
      </w:pPr>
      <w:r w:rsidRPr="001D4ACF">
        <w:rPr>
          <w:rFonts w:ascii="Calibri" w:eastAsia="Calibri" w:hAnsi="Calibri" w:cs="Calibri"/>
          <w:b/>
          <w:bCs/>
          <w:sz w:val="27"/>
          <w:szCs w:val="27"/>
          <w:highlight w:val="green"/>
        </w:rPr>
        <w:t>Das Management eines Einkaufszentrums stellt fest, dass trotz attraktiver Geschäfte in einem Bereich nur vergleichsweise wenige Kunden zu finden sind. Das Management möchte herausfinden warum und wie das zu verbessern wäre. Wie könnten Sie das Management unterstützen?</w:t>
      </w:r>
    </w:p>
    <w:p w14:paraId="327AFE7F" w14:textId="221E85E4" w:rsidR="00E73B8F" w:rsidRDefault="00E73B8F" w:rsidP="563156BA">
      <w:pPr>
        <w:rPr>
          <w:sz w:val="27"/>
          <w:szCs w:val="27"/>
        </w:rPr>
      </w:pPr>
      <w:r>
        <w:rPr>
          <w:sz w:val="27"/>
          <w:szCs w:val="27"/>
        </w:rPr>
        <w:t xml:space="preserve">Geschäfte als Knoten und </w:t>
      </w:r>
      <w:r w:rsidR="005C0727">
        <w:rPr>
          <w:sz w:val="27"/>
          <w:szCs w:val="27"/>
        </w:rPr>
        <w:t xml:space="preserve">Gänge als Kanten modellieren </w:t>
      </w:r>
      <w:r w:rsidR="005C0727" w:rsidRPr="005C0727">
        <w:rPr>
          <w:rFonts w:ascii="Wingdings" w:eastAsia="Wingdings" w:hAnsi="Wingdings" w:cs="Wingdings"/>
          <w:sz w:val="27"/>
          <w:szCs w:val="27"/>
        </w:rPr>
        <w:t>à</w:t>
      </w:r>
      <w:r w:rsidR="005C0727">
        <w:rPr>
          <w:sz w:val="27"/>
          <w:szCs w:val="27"/>
        </w:rPr>
        <w:t xml:space="preserve"> Einkaufszentrum als Graph in dem es unterschiedliche </w:t>
      </w:r>
      <w:r w:rsidR="00780E64">
        <w:rPr>
          <w:sz w:val="27"/>
          <w:szCs w:val="27"/>
        </w:rPr>
        <w:t xml:space="preserve">Wege </w:t>
      </w:r>
      <w:r w:rsidR="000F5281">
        <w:rPr>
          <w:sz w:val="27"/>
          <w:szCs w:val="27"/>
        </w:rPr>
        <w:t xml:space="preserve">zwischen den Geschäften </w:t>
      </w:r>
      <w:r w:rsidR="00780E64">
        <w:rPr>
          <w:sz w:val="27"/>
          <w:szCs w:val="27"/>
        </w:rPr>
        <w:t>gibt</w:t>
      </w:r>
      <w:r w:rsidR="00FC6724">
        <w:rPr>
          <w:sz w:val="27"/>
          <w:szCs w:val="27"/>
        </w:rPr>
        <w:t xml:space="preserve">. </w:t>
      </w:r>
    </w:p>
    <w:p w14:paraId="5741E642" w14:textId="0A438D3C" w:rsidR="563156BA" w:rsidRDefault="563156BA" w:rsidP="563156BA">
      <w:pPr>
        <w:rPr>
          <w:sz w:val="27"/>
          <w:szCs w:val="27"/>
        </w:rPr>
      </w:pPr>
      <w:r w:rsidRPr="563156BA">
        <w:rPr>
          <w:sz w:val="27"/>
          <w:szCs w:val="27"/>
        </w:rPr>
        <w:t xml:space="preserve">Zentralitätsmaße (z.B. </w:t>
      </w:r>
      <w:r w:rsidR="006D5343">
        <w:rPr>
          <w:sz w:val="27"/>
          <w:szCs w:val="27"/>
        </w:rPr>
        <w:t>Zwischenzentralität</w:t>
      </w:r>
      <w:r w:rsidRPr="563156BA">
        <w:rPr>
          <w:sz w:val="27"/>
          <w:szCs w:val="27"/>
        </w:rPr>
        <w:t xml:space="preserve"> liegt auf zu wenig kürzesten Wegen</w:t>
      </w:r>
      <w:r w:rsidR="003D30B6">
        <w:rPr>
          <w:sz w:val="27"/>
          <w:szCs w:val="27"/>
        </w:rPr>
        <w:t xml:space="preserve"> </w:t>
      </w:r>
      <w:r w:rsidR="00641E58">
        <w:rPr>
          <w:sz w:val="27"/>
          <w:szCs w:val="27"/>
        </w:rPr>
        <w:t>zwischen den Geschäften</w:t>
      </w:r>
      <w:r w:rsidRPr="563156BA">
        <w:rPr>
          <w:sz w:val="27"/>
          <w:szCs w:val="27"/>
        </w:rPr>
        <w:t>)</w:t>
      </w:r>
      <w:r w:rsidR="006D5343">
        <w:rPr>
          <w:sz w:val="27"/>
          <w:szCs w:val="27"/>
        </w:rPr>
        <w:t xml:space="preserve"> </w:t>
      </w:r>
      <w:r w:rsidR="006D5343" w:rsidRPr="006D5343">
        <w:rPr>
          <w:rFonts w:ascii="Wingdings" w:eastAsia="Wingdings" w:hAnsi="Wingdings" w:cs="Wingdings"/>
          <w:sz w:val="27"/>
          <w:szCs w:val="27"/>
        </w:rPr>
        <w:t>à</w:t>
      </w:r>
      <w:r w:rsidR="006D5343">
        <w:rPr>
          <w:sz w:val="27"/>
          <w:szCs w:val="27"/>
        </w:rPr>
        <w:t xml:space="preserve"> Geschäfte stärker bewerben oder weniger attraktive Marken in diese</w:t>
      </w:r>
      <w:r w:rsidR="00147217">
        <w:rPr>
          <w:sz w:val="27"/>
          <w:szCs w:val="27"/>
        </w:rPr>
        <w:t>m</w:t>
      </w:r>
      <w:r w:rsidR="006D5343">
        <w:rPr>
          <w:sz w:val="27"/>
          <w:szCs w:val="27"/>
        </w:rPr>
        <w:t xml:space="preserve"> Bereich</w:t>
      </w:r>
      <w:r w:rsidR="00147217">
        <w:rPr>
          <w:sz w:val="27"/>
          <w:szCs w:val="27"/>
        </w:rPr>
        <w:t xml:space="preserve"> platzieren</w:t>
      </w:r>
      <w:r w:rsidRPr="563156BA">
        <w:rPr>
          <w:sz w:val="27"/>
          <w:szCs w:val="27"/>
        </w:rPr>
        <w:t xml:space="preserve">; </w:t>
      </w:r>
    </w:p>
    <w:p w14:paraId="2B0305B8" w14:textId="0239F4C9" w:rsidR="563156BA" w:rsidRDefault="563156BA" w:rsidP="563156BA">
      <w:pPr>
        <w:rPr>
          <w:sz w:val="27"/>
          <w:szCs w:val="27"/>
        </w:rPr>
      </w:pPr>
      <w:r w:rsidRPr="563156BA">
        <w:rPr>
          <w:sz w:val="27"/>
          <w:szCs w:val="27"/>
        </w:rPr>
        <w:lastRenderedPageBreak/>
        <w:t>man könnte benachbarte Geschäfte als Links betrachten, dann wäre es ein Page Rank Problem)</w:t>
      </w:r>
    </w:p>
    <w:p w14:paraId="2E12DBD5" w14:textId="1DCE97F4" w:rsidR="563156BA" w:rsidRDefault="563156BA" w:rsidP="563156BA">
      <w:pPr>
        <w:rPr>
          <w:sz w:val="27"/>
          <w:szCs w:val="27"/>
        </w:rPr>
      </w:pPr>
    </w:p>
    <w:p w14:paraId="4E47C1E7" w14:textId="5CF814B8" w:rsidR="00E2733C" w:rsidRPr="001D4ACF" w:rsidRDefault="508A2125" w:rsidP="008D62C1">
      <w:pPr>
        <w:pStyle w:val="Listenabsatz"/>
        <w:numPr>
          <w:ilvl w:val="0"/>
          <w:numId w:val="50"/>
        </w:numPr>
        <w:rPr>
          <w:b/>
          <w:bCs/>
          <w:sz w:val="27"/>
          <w:szCs w:val="27"/>
          <w:highlight w:val="green"/>
        </w:rPr>
      </w:pPr>
      <w:r w:rsidRPr="001D4ACF">
        <w:rPr>
          <w:rFonts w:ascii="Calibri" w:eastAsia="Calibri" w:hAnsi="Calibri" w:cs="Calibri"/>
          <w:b/>
          <w:bCs/>
          <w:sz w:val="27"/>
          <w:szCs w:val="27"/>
          <w:highlight w:val="green"/>
        </w:rPr>
        <w:t>Ein Essenslieferant beobachtet anhand des Kundenfeedbacks nach einer Lieferung, dass bestimmte Auslieferer besser mit bestimmten Kunden zurechtkommen als mit anderen. Der Lieferant möchte die Kundenzufriedenheit steigern. Wie könnten Sie den Lieferanten hier</w:t>
      </w:r>
      <w:r w:rsidR="604A6326" w:rsidRPr="001D4ACF">
        <w:rPr>
          <w:highlight w:val="green"/>
        </w:rPr>
        <w:br/>
      </w:r>
      <w:r w:rsidRPr="001D4ACF">
        <w:rPr>
          <w:rFonts w:ascii="Calibri" w:eastAsia="Calibri" w:hAnsi="Calibri" w:cs="Calibri"/>
          <w:b/>
          <w:bCs/>
          <w:sz w:val="27"/>
          <w:szCs w:val="27"/>
          <w:highlight w:val="green"/>
        </w:rPr>
        <w:t>unterstützen?</w:t>
      </w:r>
    </w:p>
    <w:p w14:paraId="12981BE0" w14:textId="6545D244" w:rsidR="563156BA" w:rsidRDefault="563156BA" w:rsidP="563156BA">
      <w:pPr>
        <w:rPr>
          <w:rFonts w:ascii="Calibri" w:eastAsia="Calibri" w:hAnsi="Calibri" w:cs="Calibri"/>
          <w:sz w:val="27"/>
          <w:szCs w:val="27"/>
        </w:rPr>
      </w:pPr>
      <w:proofErr w:type="spellStart"/>
      <w:r w:rsidRPr="563156BA">
        <w:rPr>
          <w:rFonts w:ascii="Calibri" w:eastAsia="Calibri" w:hAnsi="Calibri" w:cs="Calibri"/>
          <w:sz w:val="27"/>
          <w:szCs w:val="27"/>
        </w:rPr>
        <w:t>Assignment</w:t>
      </w:r>
      <w:proofErr w:type="spellEnd"/>
      <w:r w:rsidRPr="563156BA">
        <w:rPr>
          <w:rFonts w:ascii="Calibri" w:eastAsia="Calibri" w:hAnsi="Calibri" w:cs="Calibri"/>
          <w:sz w:val="27"/>
          <w:szCs w:val="27"/>
        </w:rPr>
        <w:t xml:space="preserve"> Problem: </w:t>
      </w:r>
    </w:p>
    <w:p w14:paraId="03C6CF1E" w14:textId="77777777" w:rsidR="004D1622" w:rsidRPr="004D1622" w:rsidRDefault="00556D3D" w:rsidP="004D1622">
      <w:pPr>
        <w:pStyle w:val="Listenabsatz"/>
        <w:numPr>
          <w:ilvl w:val="0"/>
          <w:numId w:val="56"/>
        </w:numPr>
        <w:rPr>
          <w:rFonts w:ascii="Calibri" w:eastAsia="Calibri" w:hAnsi="Calibri" w:cs="Calibri"/>
          <w:sz w:val="27"/>
          <w:szCs w:val="27"/>
        </w:rPr>
      </w:pPr>
      <w:r>
        <w:rPr>
          <w:rFonts w:ascii="Calibri" w:eastAsia="Calibri" w:hAnsi="Calibri" w:cs="Calibri"/>
          <w:sz w:val="27"/>
          <w:szCs w:val="27"/>
        </w:rPr>
        <w:t>Bipartite Paarung</w:t>
      </w:r>
      <w:r w:rsidR="00B97A5D">
        <w:rPr>
          <w:rFonts w:ascii="Calibri" w:eastAsia="Calibri" w:hAnsi="Calibri" w:cs="Calibri"/>
          <w:sz w:val="27"/>
          <w:szCs w:val="27"/>
        </w:rPr>
        <w:t xml:space="preserve"> </w:t>
      </w:r>
      <w:r w:rsidR="00B97A5D" w:rsidRPr="00B97A5D">
        <w:rPr>
          <w:rFonts w:ascii="Wingdings" w:eastAsia="Wingdings" w:hAnsi="Wingdings" w:cs="Wingdings"/>
        </w:rPr>
        <w:t>à</w:t>
      </w:r>
      <w:r w:rsidR="00B97A5D">
        <w:rPr>
          <w:rFonts w:ascii="Calibri" w:eastAsia="Calibri" w:hAnsi="Calibri" w:cs="Calibri"/>
          <w:sz w:val="27"/>
          <w:szCs w:val="27"/>
        </w:rPr>
        <w:t xml:space="preserve"> Welcher Kunde soll von welchem Auslieferer beliefert werden? </w:t>
      </w:r>
    </w:p>
    <w:p w14:paraId="120F399A" w14:textId="12709312" w:rsidR="563156BA" w:rsidRDefault="00E42743" w:rsidP="004D1622">
      <w:pPr>
        <w:pStyle w:val="Listenabsatz"/>
        <w:numPr>
          <w:ilvl w:val="0"/>
          <w:numId w:val="56"/>
        </w:numPr>
        <w:rPr>
          <w:rFonts w:ascii="Calibri" w:eastAsia="Calibri" w:hAnsi="Calibri" w:cs="Calibri"/>
          <w:sz w:val="27"/>
          <w:szCs w:val="27"/>
        </w:rPr>
      </w:pPr>
      <w:r>
        <w:rPr>
          <w:rFonts w:ascii="Calibri" w:eastAsia="Calibri" w:hAnsi="Calibri" w:cs="Calibri"/>
          <w:sz w:val="27"/>
          <w:szCs w:val="27"/>
        </w:rPr>
        <w:t xml:space="preserve">Zwei </w:t>
      </w:r>
      <w:r w:rsidR="004D1622" w:rsidRPr="004D1622">
        <w:rPr>
          <w:rFonts w:ascii="Calibri" w:eastAsia="Calibri" w:hAnsi="Calibri" w:cs="Calibri"/>
          <w:sz w:val="27"/>
          <w:szCs w:val="27"/>
        </w:rPr>
        <w:t>Knotenmengen</w:t>
      </w:r>
      <w:r>
        <w:rPr>
          <w:rFonts w:ascii="Calibri" w:eastAsia="Calibri" w:hAnsi="Calibri" w:cs="Calibri"/>
          <w:sz w:val="27"/>
          <w:szCs w:val="27"/>
        </w:rPr>
        <w:t>: 1) Auslieferer, 2) Kunden</w:t>
      </w:r>
    </w:p>
    <w:p w14:paraId="1111B670" w14:textId="395781E9" w:rsidR="004D1622" w:rsidRPr="004D1622" w:rsidRDefault="004D1622" w:rsidP="004D1622">
      <w:pPr>
        <w:pStyle w:val="Listenabsatz"/>
        <w:numPr>
          <w:ilvl w:val="0"/>
          <w:numId w:val="56"/>
        </w:numPr>
        <w:rPr>
          <w:rFonts w:ascii="Calibri" w:eastAsia="Calibri" w:hAnsi="Calibri" w:cs="Calibri"/>
          <w:sz w:val="27"/>
          <w:szCs w:val="27"/>
        </w:rPr>
      </w:pPr>
      <w:r>
        <w:rPr>
          <w:rFonts w:ascii="Calibri" w:eastAsia="Calibri" w:hAnsi="Calibri" w:cs="Calibri"/>
          <w:sz w:val="27"/>
          <w:szCs w:val="27"/>
        </w:rPr>
        <w:t>Bewertungen als Kantengewichte darstellen</w:t>
      </w:r>
    </w:p>
    <w:p w14:paraId="38F754A6" w14:textId="77777777" w:rsidR="00FA17D4" w:rsidRDefault="007741D9" w:rsidP="563156BA">
      <w:pPr>
        <w:rPr>
          <w:rFonts w:ascii="Calibri" w:eastAsia="Calibri" w:hAnsi="Calibri" w:cs="Calibri"/>
          <w:sz w:val="27"/>
          <w:szCs w:val="27"/>
        </w:rPr>
      </w:pPr>
      <w:r>
        <w:rPr>
          <w:rFonts w:ascii="Calibri" w:eastAsia="Calibri" w:hAnsi="Calibri" w:cs="Calibri"/>
          <w:sz w:val="27"/>
          <w:szCs w:val="27"/>
        </w:rPr>
        <w:t xml:space="preserve">Mögliche Einschränkungen: </w:t>
      </w:r>
    </w:p>
    <w:p w14:paraId="7C807A5E" w14:textId="77777777" w:rsidR="00FA17D4" w:rsidRDefault="007741D9" w:rsidP="00FA17D4">
      <w:pPr>
        <w:pStyle w:val="Listenabsatz"/>
        <w:numPr>
          <w:ilvl w:val="0"/>
          <w:numId w:val="57"/>
        </w:numPr>
        <w:rPr>
          <w:rFonts w:ascii="Calibri" w:eastAsia="Calibri" w:hAnsi="Calibri" w:cs="Calibri"/>
          <w:sz w:val="27"/>
          <w:szCs w:val="27"/>
        </w:rPr>
      </w:pPr>
      <w:r>
        <w:rPr>
          <w:rFonts w:ascii="Calibri" w:eastAsia="Calibri" w:hAnsi="Calibri" w:cs="Calibri"/>
          <w:sz w:val="27"/>
          <w:szCs w:val="27"/>
        </w:rPr>
        <w:t xml:space="preserve">Ein Auslieferer kann nicht </w:t>
      </w:r>
      <w:r w:rsidR="00EA6760">
        <w:rPr>
          <w:rFonts w:ascii="Calibri" w:eastAsia="Calibri" w:hAnsi="Calibri" w:cs="Calibri"/>
          <w:sz w:val="27"/>
          <w:szCs w:val="27"/>
        </w:rPr>
        <w:t>alle Kunden</w:t>
      </w:r>
      <w:r w:rsidR="00D74252">
        <w:rPr>
          <w:rFonts w:ascii="Calibri" w:eastAsia="Calibri" w:hAnsi="Calibri" w:cs="Calibri"/>
          <w:sz w:val="27"/>
          <w:szCs w:val="27"/>
        </w:rPr>
        <w:t xml:space="preserve"> beliefern, falls er z.B. besonders </w:t>
      </w:r>
      <w:r w:rsidR="004D1622">
        <w:rPr>
          <w:rFonts w:ascii="Calibri" w:eastAsia="Calibri" w:hAnsi="Calibri" w:cs="Calibri"/>
          <w:sz w:val="27"/>
          <w:szCs w:val="27"/>
        </w:rPr>
        <w:t>beliebt ist</w:t>
      </w:r>
    </w:p>
    <w:p w14:paraId="0F160EC6" w14:textId="0CA3A1BD" w:rsidR="007741D9" w:rsidRDefault="00A15D7B" w:rsidP="00FA17D4">
      <w:pPr>
        <w:pStyle w:val="Listenabsatz"/>
        <w:numPr>
          <w:ilvl w:val="0"/>
          <w:numId w:val="57"/>
        </w:numPr>
        <w:rPr>
          <w:rFonts w:ascii="Calibri" w:eastAsia="Calibri" w:hAnsi="Calibri" w:cs="Calibri"/>
          <w:sz w:val="27"/>
          <w:szCs w:val="27"/>
        </w:rPr>
      </w:pPr>
      <w:r>
        <w:rPr>
          <w:rFonts w:ascii="Calibri" w:eastAsia="Calibri" w:hAnsi="Calibri" w:cs="Calibri"/>
          <w:sz w:val="27"/>
          <w:szCs w:val="27"/>
        </w:rPr>
        <w:t xml:space="preserve">Arbeitslast soll möglichst ausgeglichen sein. </w:t>
      </w:r>
    </w:p>
    <w:p w14:paraId="177AF539" w14:textId="349BDB38" w:rsidR="00FA17D4" w:rsidRDefault="00FA17D4" w:rsidP="00FA17D4">
      <w:pPr>
        <w:pStyle w:val="Listenabsatz"/>
        <w:numPr>
          <w:ilvl w:val="0"/>
          <w:numId w:val="57"/>
        </w:numPr>
        <w:rPr>
          <w:rFonts w:ascii="Calibri" w:eastAsia="Calibri" w:hAnsi="Calibri" w:cs="Calibri"/>
          <w:sz w:val="27"/>
          <w:szCs w:val="27"/>
        </w:rPr>
      </w:pPr>
      <w:r>
        <w:rPr>
          <w:rFonts w:ascii="Calibri" w:eastAsia="Calibri" w:hAnsi="Calibri" w:cs="Calibri"/>
          <w:sz w:val="27"/>
          <w:szCs w:val="27"/>
        </w:rPr>
        <w:t>Jeder Auslieferer soll ausliefern</w:t>
      </w:r>
    </w:p>
    <w:p w14:paraId="38D21C11" w14:textId="77777777" w:rsidR="001D4ACF" w:rsidRDefault="001D4ACF" w:rsidP="001D4ACF">
      <w:pPr>
        <w:rPr>
          <w:rFonts w:ascii="Calibri" w:eastAsia="Calibri" w:hAnsi="Calibri" w:cs="Calibri"/>
          <w:sz w:val="27"/>
          <w:szCs w:val="27"/>
        </w:rPr>
      </w:pPr>
    </w:p>
    <w:p w14:paraId="550E77E8" w14:textId="44A3778B" w:rsidR="00C832A8" w:rsidRDefault="00F54DBA" w:rsidP="563156BA">
      <w:pPr>
        <w:rPr>
          <w:rFonts w:ascii="Calibri" w:eastAsia="Calibri" w:hAnsi="Calibri" w:cs="Calibri"/>
          <w:sz w:val="27"/>
          <w:szCs w:val="27"/>
        </w:rPr>
      </w:pPr>
      <w:r>
        <w:rPr>
          <w:rFonts w:ascii="Calibri" w:eastAsia="Calibri" w:hAnsi="Calibri" w:cs="Calibri"/>
          <w:noProof/>
          <w:sz w:val="27"/>
          <w:szCs w:val="27"/>
        </w:rPr>
        <w:drawing>
          <wp:inline distT="0" distB="0" distL="0" distR="0" wp14:anchorId="74B3DCE9" wp14:editId="6AAAA569">
            <wp:extent cx="4257158" cy="319405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62928" cy="3198379"/>
                    </a:xfrm>
                    <a:prstGeom prst="rect">
                      <a:avLst/>
                    </a:prstGeom>
                    <a:noFill/>
                    <a:ln>
                      <a:noFill/>
                    </a:ln>
                  </pic:spPr>
                </pic:pic>
              </a:graphicData>
            </a:graphic>
          </wp:inline>
        </w:drawing>
      </w:r>
    </w:p>
    <w:p w14:paraId="7E1D78E7" w14:textId="77777777" w:rsidR="009A55EC" w:rsidRDefault="009A55EC" w:rsidP="00E53983">
      <w:pPr>
        <w:rPr>
          <w:rFonts w:ascii="Calibri" w:eastAsia="Calibri" w:hAnsi="Calibri" w:cs="Calibri"/>
          <w:sz w:val="27"/>
          <w:szCs w:val="27"/>
        </w:rPr>
      </w:pPr>
    </w:p>
    <w:p w14:paraId="5925F0AF" w14:textId="77777777" w:rsidR="009A55EC" w:rsidRDefault="009A55EC" w:rsidP="00E53983">
      <w:pPr>
        <w:rPr>
          <w:rFonts w:ascii="Calibri" w:eastAsia="Calibri" w:hAnsi="Calibri" w:cs="Calibri"/>
          <w:sz w:val="27"/>
          <w:szCs w:val="27"/>
        </w:rPr>
      </w:pPr>
    </w:p>
    <w:p w14:paraId="4E07B569" w14:textId="4BB42616" w:rsidR="007B3374" w:rsidRDefault="00E53983" w:rsidP="00E53983">
      <w:pPr>
        <w:rPr>
          <w:rFonts w:ascii="Calibri" w:eastAsia="Calibri" w:hAnsi="Calibri" w:cs="Calibri"/>
          <w:sz w:val="27"/>
          <w:szCs w:val="27"/>
        </w:rPr>
      </w:pPr>
      <w:r>
        <w:rPr>
          <w:rFonts w:ascii="Calibri" w:eastAsia="Calibri" w:hAnsi="Calibri" w:cs="Calibri"/>
          <w:sz w:val="27"/>
          <w:szCs w:val="27"/>
        </w:rPr>
        <w:t xml:space="preserve">Vorschlag </w:t>
      </w:r>
      <w:proofErr w:type="spellStart"/>
      <w:r>
        <w:rPr>
          <w:rFonts w:ascii="Calibri" w:eastAsia="Calibri" w:hAnsi="Calibri" w:cs="Calibri"/>
          <w:sz w:val="27"/>
          <w:szCs w:val="27"/>
        </w:rPr>
        <w:t>Werth</w:t>
      </w:r>
      <w:proofErr w:type="spellEnd"/>
      <w:r>
        <w:rPr>
          <w:rFonts w:ascii="Calibri" w:eastAsia="Calibri" w:hAnsi="Calibri" w:cs="Calibri"/>
          <w:sz w:val="27"/>
          <w:szCs w:val="27"/>
        </w:rPr>
        <w:t xml:space="preserve">: Als </w:t>
      </w:r>
      <w:proofErr w:type="spellStart"/>
      <w:r>
        <w:rPr>
          <w:rFonts w:ascii="Calibri" w:eastAsia="Calibri" w:hAnsi="Calibri" w:cs="Calibri"/>
          <w:sz w:val="27"/>
          <w:szCs w:val="27"/>
        </w:rPr>
        <w:t>Mincost</w:t>
      </w:r>
      <w:proofErr w:type="spellEnd"/>
      <w:r>
        <w:rPr>
          <w:rFonts w:ascii="Calibri" w:eastAsia="Calibri" w:hAnsi="Calibri" w:cs="Calibri"/>
          <w:sz w:val="27"/>
          <w:szCs w:val="27"/>
        </w:rPr>
        <w:t xml:space="preserve"> – </w:t>
      </w:r>
      <w:proofErr w:type="spellStart"/>
      <w:r>
        <w:rPr>
          <w:rFonts w:ascii="Calibri" w:eastAsia="Calibri" w:hAnsi="Calibri" w:cs="Calibri"/>
          <w:sz w:val="27"/>
          <w:szCs w:val="27"/>
        </w:rPr>
        <w:t>Maxflow</w:t>
      </w:r>
      <w:proofErr w:type="spellEnd"/>
      <w:r>
        <w:rPr>
          <w:rFonts w:ascii="Calibri" w:eastAsia="Calibri" w:hAnsi="Calibri" w:cs="Calibri"/>
          <w:sz w:val="27"/>
          <w:szCs w:val="27"/>
        </w:rPr>
        <w:t xml:space="preserve"> modellieren:</w:t>
      </w:r>
    </w:p>
    <w:p w14:paraId="298ABBD5" w14:textId="5084065B" w:rsidR="007B3374" w:rsidRPr="00A12E50" w:rsidRDefault="007B3374" w:rsidP="00A12E50">
      <w:pPr>
        <w:pStyle w:val="Listenabsatz"/>
        <w:numPr>
          <w:ilvl w:val="0"/>
          <w:numId w:val="59"/>
        </w:numPr>
        <w:rPr>
          <w:rFonts w:ascii="Calibri" w:eastAsia="Calibri" w:hAnsi="Calibri" w:cs="Calibri"/>
          <w:sz w:val="27"/>
          <w:szCs w:val="27"/>
        </w:rPr>
      </w:pPr>
      <w:r w:rsidRPr="00A12E50">
        <w:rPr>
          <w:rFonts w:ascii="Calibri" w:eastAsia="Calibri" w:hAnsi="Calibri" w:cs="Calibri"/>
          <w:sz w:val="27"/>
          <w:szCs w:val="27"/>
        </w:rPr>
        <w:t xml:space="preserve">Allgemein ist es ein </w:t>
      </w:r>
      <w:proofErr w:type="spellStart"/>
      <w:r w:rsidRPr="00A12E50">
        <w:rPr>
          <w:rFonts w:ascii="Calibri" w:eastAsia="Calibri" w:hAnsi="Calibri" w:cs="Calibri"/>
          <w:sz w:val="27"/>
          <w:szCs w:val="27"/>
        </w:rPr>
        <w:t>Assignment</w:t>
      </w:r>
      <w:proofErr w:type="spellEnd"/>
      <w:r w:rsidRPr="00A12E50">
        <w:rPr>
          <w:rFonts w:ascii="Calibri" w:eastAsia="Calibri" w:hAnsi="Calibri" w:cs="Calibri"/>
          <w:sz w:val="27"/>
          <w:szCs w:val="27"/>
        </w:rPr>
        <w:t xml:space="preserve"> Problem: Etwas der Menge 1 der Menge 2 zuweisen. Das kann als </w:t>
      </w:r>
      <w:proofErr w:type="spellStart"/>
      <w:r w:rsidRPr="00A12E50">
        <w:rPr>
          <w:rFonts w:ascii="Calibri" w:eastAsia="Calibri" w:hAnsi="Calibri" w:cs="Calibri"/>
          <w:sz w:val="27"/>
          <w:szCs w:val="27"/>
        </w:rPr>
        <w:t>Maxflow</w:t>
      </w:r>
      <w:proofErr w:type="spellEnd"/>
      <w:r w:rsidRPr="00A12E50">
        <w:rPr>
          <w:rFonts w:ascii="Calibri" w:eastAsia="Calibri" w:hAnsi="Calibri" w:cs="Calibri"/>
          <w:sz w:val="27"/>
          <w:szCs w:val="27"/>
        </w:rPr>
        <w:t xml:space="preserve"> Problem modelliert werden.</w:t>
      </w:r>
      <w:r w:rsidR="0026338D">
        <w:rPr>
          <w:rFonts w:ascii="Calibri" w:eastAsia="Calibri" w:hAnsi="Calibri" w:cs="Calibri"/>
          <w:sz w:val="27"/>
          <w:szCs w:val="27"/>
        </w:rPr>
        <w:t xml:space="preserve"> (wie oben schon erwähnt, hier nur noch eine Ergänzung)</w:t>
      </w:r>
    </w:p>
    <w:p w14:paraId="32F0A3C2" w14:textId="7DA5BCB8" w:rsidR="007B3374" w:rsidRPr="00A12E50" w:rsidRDefault="007B3374" w:rsidP="69478411">
      <w:pPr>
        <w:rPr>
          <w:rFonts w:ascii="Calibri" w:eastAsia="Calibri" w:hAnsi="Calibri" w:cs="Calibri"/>
          <w:sz w:val="27"/>
          <w:szCs w:val="27"/>
        </w:rPr>
      </w:pPr>
      <w:r w:rsidRPr="00A12E50">
        <w:rPr>
          <w:rFonts w:ascii="Calibri" w:eastAsia="Calibri" w:hAnsi="Calibri" w:cs="Calibri"/>
          <w:sz w:val="27"/>
          <w:szCs w:val="27"/>
        </w:rPr>
        <w:t>Kundenzufriedenheit sagt mir, wie viel ich über die Kante liefern kann und das maximiere ich dann</w:t>
      </w:r>
      <w:r w:rsidR="00A12E50" w:rsidRPr="00A12E50">
        <w:rPr>
          <w:rFonts w:ascii="Calibri" w:eastAsia="Calibri" w:hAnsi="Calibri" w:cs="Calibri"/>
          <w:sz w:val="27"/>
          <w:szCs w:val="27"/>
        </w:rPr>
        <w:t>.</w:t>
      </w:r>
    </w:p>
    <w:p w14:paraId="2263AD1F" w14:textId="18C75ABC" w:rsidR="00E53983" w:rsidRPr="00A12E50" w:rsidRDefault="00E53983" w:rsidP="00A12E50">
      <w:pPr>
        <w:pStyle w:val="Listenabsatz"/>
        <w:numPr>
          <w:ilvl w:val="0"/>
          <w:numId w:val="59"/>
        </w:numPr>
        <w:rPr>
          <w:rFonts w:ascii="Calibri" w:eastAsia="Calibri" w:hAnsi="Calibri" w:cs="Calibri"/>
          <w:sz w:val="27"/>
          <w:szCs w:val="27"/>
        </w:rPr>
      </w:pPr>
      <w:proofErr w:type="spellStart"/>
      <w:r w:rsidRPr="00A12E50">
        <w:rPr>
          <w:rFonts w:ascii="Calibri" w:eastAsia="Calibri" w:hAnsi="Calibri" w:cs="Calibri"/>
          <w:sz w:val="27"/>
          <w:szCs w:val="27"/>
        </w:rPr>
        <w:t>Maxflow</w:t>
      </w:r>
      <w:proofErr w:type="spellEnd"/>
      <w:r w:rsidRPr="00A12E50">
        <w:rPr>
          <w:rFonts w:ascii="Calibri" w:eastAsia="Calibri" w:hAnsi="Calibri" w:cs="Calibri"/>
          <w:sz w:val="27"/>
          <w:szCs w:val="27"/>
        </w:rPr>
        <w:t xml:space="preserve">: Kapazität überall 1 auf allen Kanten. Die Kundenzufriedenheit dann als negative Kosten </w:t>
      </w:r>
      <w:proofErr w:type="spellStart"/>
      <w:r w:rsidRPr="00A12E50">
        <w:rPr>
          <w:rFonts w:ascii="Calibri" w:eastAsia="Calibri" w:hAnsi="Calibri" w:cs="Calibri"/>
          <w:sz w:val="27"/>
          <w:szCs w:val="27"/>
        </w:rPr>
        <w:t>daraufmodellieren</w:t>
      </w:r>
      <w:proofErr w:type="spellEnd"/>
      <w:r w:rsidRPr="00A12E50">
        <w:rPr>
          <w:rFonts w:ascii="Calibri" w:eastAsia="Calibri" w:hAnsi="Calibri" w:cs="Calibri"/>
          <w:sz w:val="27"/>
          <w:szCs w:val="27"/>
        </w:rPr>
        <w:t xml:space="preserve">. </w:t>
      </w:r>
    </w:p>
    <w:p w14:paraId="6A95865D" w14:textId="1DD1B8BE" w:rsidR="00F54DBA" w:rsidRPr="00A12E50" w:rsidRDefault="00E53983" w:rsidP="00A12E50">
      <w:pPr>
        <w:pStyle w:val="Listenabsatz"/>
        <w:numPr>
          <w:ilvl w:val="0"/>
          <w:numId w:val="59"/>
        </w:numPr>
        <w:rPr>
          <w:rFonts w:ascii="Calibri" w:eastAsia="Calibri" w:hAnsi="Calibri" w:cs="Calibri"/>
          <w:sz w:val="27"/>
          <w:szCs w:val="27"/>
        </w:rPr>
      </w:pPr>
      <w:r w:rsidRPr="00A12E50">
        <w:rPr>
          <w:rFonts w:ascii="Calibri" w:eastAsia="Calibri" w:hAnsi="Calibri" w:cs="Calibri"/>
          <w:sz w:val="27"/>
          <w:szCs w:val="27"/>
        </w:rPr>
        <w:t xml:space="preserve">Rechts </w:t>
      </w:r>
      <w:r w:rsidR="2AE2B485" w:rsidRPr="4955C83E">
        <w:rPr>
          <w:rFonts w:ascii="Calibri" w:eastAsia="Calibri" w:hAnsi="Calibri" w:cs="Calibri"/>
          <w:sz w:val="27"/>
          <w:szCs w:val="27"/>
        </w:rPr>
        <w:t>und</w:t>
      </w:r>
      <w:r w:rsidRPr="00A12E50">
        <w:rPr>
          <w:rFonts w:ascii="Calibri" w:eastAsia="Calibri" w:hAnsi="Calibri" w:cs="Calibri"/>
          <w:sz w:val="27"/>
          <w:szCs w:val="27"/>
        </w:rPr>
        <w:t xml:space="preserve"> links limitieren: jeder Kunde genau einmal und jeder </w:t>
      </w:r>
      <w:r w:rsidR="00FE6663" w:rsidRPr="00A12E50">
        <w:rPr>
          <w:rFonts w:ascii="Calibri" w:eastAsia="Calibri" w:hAnsi="Calibri" w:cs="Calibri"/>
          <w:sz w:val="27"/>
          <w:szCs w:val="27"/>
        </w:rPr>
        <w:t>L</w:t>
      </w:r>
      <w:r w:rsidRPr="00A12E50">
        <w:rPr>
          <w:rFonts w:ascii="Calibri" w:eastAsia="Calibri" w:hAnsi="Calibri" w:cs="Calibri"/>
          <w:sz w:val="27"/>
          <w:szCs w:val="27"/>
        </w:rPr>
        <w:t>ieferant einmal</w:t>
      </w:r>
      <w:r w:rsidR="00FE6663" w:rsidRPr="00A12E50">
        <w:rPr>
          <w:rFonts w:ascii="Calibri" w:eastAsia="Calibri" w:hAnsi="Calibri" w:cs="Calibri"/>
          <w:sz w:val="27"/>
          <w:szCs w:val="27"/>
        </w:rPr>
        <w:t>. Dazwischen</w:t>
      </w:r>
      <w:r w:rsidRPr="00A12E50">
        <w:rPr>
          <w:rFonts w:ascii="Calibri" w:eastAsia="Calibri" w:hAnsi="Calibri" w:cs="Calibri"/>
          <w:sz w:val="27"/>
          <w:szCs w:val="27"/>
        </w:rPr>
        <w:t xml:space="preserve"> den </w:t>
      </w:r>
      <w:r w:rsidR="00FE6663" w:rsidRPr="00A12E50">
        <w:rPr>
          <w:rFonts w:ascii="Calibri" w:eastAsia="Calibri" w:hAnsi="Calibri" w:cs="Calibri"/>
          <w:sz w:val="27"/>
          <w:szCs w:val="27"/>
        </w:rPr>
        <w:t>Z</w:t>
      </w:r>
      <w:r w:rsidRPr="00A12E50">
        <w:rPr>
          <w:rFonts w:ascii="Calibri" w:eastAsia="Calibri" w:hAnsi="Calibri" w:cs="Calibri"/>
          <w:sz w:val="27"/>
          <w:szCs w:val="27"/>
        </w:rPr>
        <w:t xml:space="preserve">usammenhang eben mit den negativen Kosten für </w:t>
      </w:r>
      <w:r w:rsidR="2AE2B485" w:rsidRPr="3DA25016">
        <w:rPr>
          <w:rFonts w:ascii="Calibri" w:eastAsia="Calibri" w:hAnsi="Calibri" w:cs="Calibri"/>
          <w:sz w:val="27"/>
          <w:szCs w:val="27"/>
        </w:rPr>
        <w:t xml:space="preserve">Kundenzufriedenheit </w:t>
      </w:r>
      <w:r w:rsidRPr="00A12E50">
        <w:rPr>
          <w:rFonts w:ascii="Calibri" w:eastAsia="Calibri" w:hAnsi="Calibri" w:cs="Calibri"/>
          <w:sz w:val="27"/>
          <w:szCs w:val="27"/>
        </w:rPr>
        <w:t xml:space="preserve">modellieren und mit min </w:t>
      </w:r>
      <w:proofErr w:type="spellStart"/>
      <w:r w:rsidRPr="00A12E50">
        <w:rPr>
          <w:rFonts w:ascii="Calibri" w:eastAsia="Calibri" w:hAnsi="Calibri" w:cs="Calibri"/>
          <w:sz w:val="27"/>
          <w:szCs w:val="27"/>
        </w:rPr>
        <w:t>cost</w:t>
      </w:r>
      <w:proofErr w:type="spellEnd"/>
      <w:r w:rsidRPr="00A12E50">
        <w:rPr>
          <w:rFonts w:ascii="Calibri" w:eastAsia="Calibri" w:hAnsi="Calibri" w:cs="Calibri"/>
          <w:sz w:val="27"/>
          <w:szCs w:val="27"/>
        </w:rPr>
        <w:t xml:space="preserve"> </w:t>
      </w:r>
      <w:proofErr w:type="spellStart"/>
      <w:r w:rsidRPr="00A12E50">
        <w:rPr>
          <w:rFonts w:ascii="Calibri" w:eastAsia="Calibri" w:hAnsi="Calibri" w:cs="Calibri"/>
          <w:sz w:val="27"/>
          <w:szCs w:val="27"/>
        </w:rPr>
        <w:t>max</w:t>
      </w:r>
      <w:proofErr w:type="spellEnd"/>
      <w:r w:rsidRPr="00A12E50">
        <w:rPr>
          <w:rFonts w:ascii="Calibri" w:eastAsia="Calibri" w:hAnsi="Calibri" w:cs="Calibri"/>
          <w:sz w:val="27"/>
          <w:szCs w:val="27"/>
        </w:rPr>
        <w:t xml:space="preserve"> </w:t>
      </w:r>
      <w:proofErr w:type="spellStart"/>
      <w:r w:rsidRPr="00A12E50">
        <w:rPr>
          <w:rFonts w:ascii="Calibri" w:eastAsia="Calibri" w:hAnsi="Calibri" w:cs="Calibri"/>
          <w:sz w:val="27"/>
          <w:szCs w:val="27"/>
        </w:rPr>
        <w:t>flow</w:t>
      </w:r>
      <w:proofErr w:type="spellEnd"/>
      <w:r w:rsidRPr="00A12E50">
        <w:rPr>
          <w:rFonts w:ascii="Calibri" w:eastAsia="Calibri" w:hAnsi="Calibri" w:cs="Calibri"/>
          <w:sz w:val="27"/>
          <w:szCs w:val="27"/>
        </w:rPr>
        <w:t xml:space="preserve"> arbeiten, sodass die Kosten gering</w:t>
      </w:r>
      <w:r w:rsidR="007B3374" w:rsidRPr="00A12E50">
        <w:rPr>
          <w:rFonts w:ascii="Calibri" w:eastAsia="Calibri" w:hAnsi="Calibri" w:cs="Calibri"/>
          <w:sz w:val="27"/>
          <w:szCs w:val="27"/>
        </w:rPr>
        <w:t xml:space="preserve"> sind</w:t>
      </w:r>
      <w:r w:rsidRPr="00A12E50">
        <w:rPr>
          <w:rFonts w:ascii="Calibri" w:eastAsia="Calibri" w:hAnsi="Calibri" w:cs="Calibri"/>
          <w:sz w:val="27"/>
          <w:szCs w:val="27"/>
        </w:rPr>
        <w:t xml:space="preserve"> und somit die Kundenzufriedenheit hoch </w:t>
      </w:r>
      <w:r w:rsidR="007B3374" w:rsidRPr="00A12E50">
        <w:rPr>
          <w:rFonts w:ascii="Calibri" w:eastAsia="Calibri" w:hAnsi="Calibri" w:cs="Calibri"/>
          <w:sz w:val="27"/>
          <w:szCs w:val="27"/>
        </w:rPr>
        <w:t>ist.</w:t>
      </w:r>
    </w:p>
    <w:p w14:paraId="7FBB90BC" w14:textId="77777777" w:rsidR="00F54DBA" w:rsidRDefault="00F54DBA" w:rsidP="563156BA">
      <w:pPr>
        <w:rPr>
          <w:rFonts w:ascii="Calibri" w:eastAsia="Calibri" w:hAnsi="Calibri" w:cs="Calibri"/>
          <w:sz w:val="27"/>
          <w:szCs w:val="27"/>
        </w:rPr>
      </w:pPr>
    </w:p>
    <w:p w14:paraId="4C7866E4" w14:textId="5AF1908D" w:rsidR="00C832A8" w:rsidRPr="00C832A8" w:rsidRDefault="00C832A8" w:rsidP="563156BA">
      <w:pPr>
        <w:rPr>
          <w:rFonts w:ascii="Calibri" w:eastAsia="Calibri" w:hAnsi="Calibri" w:cs="Calibri"/>
          <w:color w:val="FF0000"/>
          <w:sz w:val="27"/>
          <w:szCs w:val="27"/>
        </w:rPr>
      </w:pPr>
      <w:r>
        <w:rPr>
          <w:rFonts w:ascii="Calibri" w:eastAsia="Calibri" w:hAnsi="Calibri" w:cs="Calibri"/>
          <w:color w:val="FF0000"/>
          <w:sz w:val="27"/>
          <w:szCs w:val="27"/>
        </w:rPr>
        <w:t>Nachstehende F</w:t>
      </w:r>
      <w:r w:rsidRPr="00C832A8">
        <w:rPr>
          <w:rFonts w:ascii="Calibri" w:eastAsia="Calibri" w:hAnsi="Calibri" w:cs="Calibri"/>
          <w:color w:val="FF0000"/>
          <w:sz w:val="27"/>
          <w:szCs w:val="27"/>
        </w:rPr>
        <w:t>ragen nicht im offiziellen Fragenkatalog. Habe nur bei der Diskussion mit Werth mitgeschrieben:</w:t>
      </w:r>
    </w:p>
    <w:p w14:paraId="730A4E25" w14:textId="77777777" w:rsidR="001D4ACF" w:rsidRPr="001D4ACF" w:rsidRDefault="001D4ACF" w:rsidP="001D4ACF">
      <w:pPr>
        <w:rPr>
          <w:rFonts w:ascii="Calibri" w:eastAsia="Calibri" w:hAnsi="Calibri" w:cs="Calibri"/>
          <w:sz w:val="27"/>
          <w:szCs w:val="27"/>
        </w:rPr>
      </w:pPr>
    </w:p>
    <w:p w14:paraId="55BBD5F0" w14:textId="6D64D906" w:rsidR="001D4ACF" w:rsidRDefault="001D4ACF" w:rsidP="001D4ACF">
      <w:pPr>
        <w:pStyle w:val="Listenabsatz"/>
        <w:ind w:left="0"/>
        <w:rPr>
          <w:rFonts w:ascii="Calibri" w:eastAsia="Calibri" w:hAnsi="Calibri" w:cs="Calibri"/>
          <w:sz w:val="27"/>
          <w:szCs w:val="27"/>
        </w:rPr>
      </w:pPr>
      <w:r w:rsidRPr="001D4ACF">
        <w:rPr>
          <w:rFonts w:ascii="Calibri" w:eastAsia="Calibri" w:hAnsi="Calibri" w:cs="Calibri"/>
          <w:sz w:val="27"/>
          <w:szCs w:val="27"/>
        </w:rPr>
        <w:t>61. Die Bestimmung von Lehrveranstaltungszeiten, sowie die Raumbelegung sind an einer Universität für die administrativen Kräfte große Herausforderungen und nehmen jedes Semester etliche Stunden in Anspruch. Versuchen Sie das Problem so weit als möglich als lineares Programm zu skizzieren. Beschreiben Sie Mengen, Parameter, Entscheidungsvariablen, Ziele und mögliche Nebenbedingungen, möglichst in mathematischer Form. Ein paar Anhaltspunkte: (1) ein Raum kann zu einem Zeitpunkt nur eine LVA abhalten, (2) Personen können sich zur selben Zeit in nur einem Raum befinden, (3) der Raum muss genügend Kapazität haben damit alle Platz finden, (4) der Raum muss die Anforderungen an die LVA berücksichtigen (</w:t>
      </w:r>
      <w:proofErr w:type="gramStart"/>
      <w:r w:rsidRPr="001D4ACF">
        <w:rPr>
          <w:rFonts w:ascii="Calibri" w:eastAsia="Calibri" w:hAnsi="Calibri" w:cs="Calibri"/>
          <w:sz w:val="27"/>
          <w:szCs w:val="27"/>
        </w:rPr>
        <w:t>PC Plätze</w:t>
      </w:r>
      <w:proofErr w:type="gramEnd"/>
      <w:r w:rsidRPr="001D4ACF">
        <w:rPr>
          <w:rFonts w:ascii="Calibri" w:eastAsia="Calibri" w:hAnsi="Calibri" w:cs="Calibri"/>
          <w:sz w:val="27"/>
          <w:szCs w:val="27"/>
        </w:rPr>
        <w:t xml:space="preserve">, </w:t>
      </w:r>
      <w:proofErr w:type="spellStart"/>
      <w:r w:rsidRPr="001D4ACF">
        <w:rPr>
          <w:rFonts w:ascii="Calibri" w:eastAsia="Calibri" w:hAnsi="Calibri" w:cs="Calibri"/>
          <w:sz w:val="27"/>
          <w:szCs w:val="27"/>
        </w:rPr>
        <w:t>Beamer</w:t>
      </w:r>
      <w:proofErr w:type="spellEnd"/>
      <w:r w:rsidRPr="001D4ACF">
        <w:rPr>
          <w:rFonts w:ascii="Calibri" w:eastAsia="Calibri" w:hAnsi="Calibri" w:cs="Calibri"/>
          <w:sz w:val="27"/>
          <w:szCs w:val="27"/>
        </w:rPr>
        <w:t>, Tafel, Whiteboard, onlinefähig). Was könnten mögliche Ziele für so ein Modell sein?</w:t>
      </w:r>
    </w:p>
    <w:p w14:paraId="73808C33" w14:textId="77777777" w:rsidR="001D4ACF" w:rsidRDefault="001D4ACF" w:rsidP="001D4ACF">
      <w:pPr>
        <w:pStyle w:val="Listenabsatz"/>
        <w:ind w:left="0"/>
        <w:rPr>
          <w:rFonts w:ascii="Calibri" w:eastAsia="Calibri" w:hAnsi="Calibri" w:cs="Calibri"/>
          <w:sz w:val="27"/>
          <w:szCs w:val="27"/>
        </w:rPr>
      </w:pPr>
    </w:p>
    <w:p w14:paraId="0A3C7ADC" w14:textId="77777777" w:rsidR="001D4ACF" w:rsidRDefault="001D4ACF" w:rsidP="001D4ACF">
      <w:pPr>
        <w:pStyle w:val="Listenabsatz"/>
        <w:ind w:left="0"/>
        <w:rPr>
          <w:rFonts w:ascii="Calibri" w:eastAsia="Calibri" w:hAnsi="Calibri" w:cs="Calibri"/>
          <w:sz w:val="27"/>
          <w:szCs w:val="27"/>
        </w:rPr>
      </w:pPr>
    </w:p>
    <w:p w14:paraId="79DF09FD" w14:textId="77777777" w:rsidR="001D4ACF" w:rsidRDefault="001D4ACF" w:rsidP="001D4ACF">
      <w:pPr>
        <w:pStyle w:val="Listenabsatz"/>
        <w:ind w:left="0"/>
        <w:rPr>
          <w:rFonts w:ascii="Calibri" w:eastAsia="Calibri" w:hAnsi="Calibri" w:cs="Calibri"/>
          <w:sz w:val="27"/>
          <w:szCs w:val="27"/>
        </w:rPr>
      </w:pPr>
    </w:p>
    <w:p w14:paraId="19D336F2" w14:textId="50D730D9" w:rsidR="001D4ACF" w:rsidRDefault="001D4ACF" w:rsidP="001D4ACF">
      <w:pPr>
        <w:pStyle w:val="Listenabsatz"/>
        <w:ind w:left="0"/>
        <w:rPr>
          <w:rFonts w:ascii="Calibri" w:eastAsia="Calibri" w:hAnsi="Calibri" w:cs="Calibri"/>
          <w:sz w:val="27"/>
          <w:szCs w:val="27"/>
        </w:rPr>
      </w:pPr>
      <w:proofErr w:type="spellStart"/>
      <w:r>
        <w:rPr>
          <w:rFonts w:ascii="Calibri" w:eastAsia="Calibri" w:hAnsi="Calibri" w:cs="Calibri"/>
          <w:sz w:val="27"/>
          <w:szCs w:val="27"/>
        </w:rPr>
        <w:t>Good</w:t>
      </w:r>
      <w:proofErr w:type="spellEnd"/>
      <w:r>
        <w:rPr>
          <w:rFonts w:ascii="Calibri" w:eastAsia="Calibri" w:hAnsi="Calibri" w:cs="Calibri"/>
          <w:sz w:val="27"/>
          <w:szCs w:val="27"/>
        </w:rPr>
        <w:t xml:space="preserve"> </w:t>
      </w:r>
      <w:proofErr w:type="spellStart"/>
      <w:r>
        <w:rPr>
          <w:rFonts w:ascii="Calibri" w:eastAsia="Calibri" w:hAnsi="Calibri" w:cs="Calibri"/>
          <w:sz w:val="27"/>
          <w:szCs w:val="27"/>
        </w:rPr>
        <w:t>to</w:t>
      </w:r>
      <w:proofErr w:type="spellEnd"/>
      <w:r>
        <w:rPr>
          <w:rFonts w:ascii="Calibri" w:eastAsia="Calibri" w:hAnsi="Calibri" w:cs="Calibri"/>
          <w:sz w:val="27"/>
          <w:szCs w:val="27"/>
        </w:rPr>
        <w:t xml:space="preserve"> </w:t>
      </w:r>
      <w:proofErr w:type="spellStart"/>
      <w:r>
        <w:rPr>
          <w:rFonts w:ascii="Calibri" w:eastAsia="Calibri" w:hAnsi="Calibri" w:cs="Calibri"/>
          <w:sz w:val="27"/>
          <w:szCs w:val="27"/>
        </w:rPr>
        <w:t>know</w:t>
      </w:r>
      <w:proofErr w:type="spellEnd"/>
      <w:r>
        <w:rPr>
          <w:rFonts w:ascii="Calibri" w:eastAsia="Calibri" w:hAnsi="Calibri" w:cs="Calibri"/>
          <w:sz w:val="27"/>
          <w:szCs w:val="27"/>
        </w:rPr>
        <w:t>:</w:t>
      </w:r>
    </w:p>
    <w:p w14:paraId="2770795B" w14:textId="77777777" w:rsidR="001D4ACF" w:rsidRDefault="001D4ACF" w:rsidP="001D4ACF">
      <w:pPr>
        <w:pStyle w:val="Listenabsatz"/>
        <w:numPr>
          <w:ilvl w:val="0"/>
          <w:numId w:val="50"/>
        </w:numPr>
        <w:rPr>
          <w:b/>
          <w:bCs/>
          <w:sz w:val="27"/>
          <w:szCs w:val="27"/>
        </w:rPr>
      </w:pPr>
      <w:r w:rsidRPr="79DC46C6">
        <w:rPr>
          <w:rFonts w:ascii="Calibri" w:eastAsia="Calibri" w:hAnsi="Calibri" w:cs="Calibri"/>
          <w:b/>
          <w:bCs/>
          <w:sz w:val="27"/>
          <w:szCs w:val="27"/>
        </w:rPr>
        <w:t>Breitensuche vs. Tiefensuche</w:t>
      </w:r>
    </w:p>
    <w:p w14:paraId="20EC56ED" w14:textId="77777777" w:rsidR="001D4ACF" w:rsidRDefault="001D4ACF" w:rsidP="001D4ACF">
      <w:pPr>
        <w:rPr>
          <w:rFonts w:ascii="Calibri" w:eastAsia="Calibri" w:hAnsi="Calibri" w:cs="Calibri"/>
          <w:sz w:val="27"/>
          <w:szCs w:val="27"/>
        </w:rPr>
      </w:pPr>
      <w:r w:rsidRPr="563156BA">
        <w:rPr>
          <w:rFonts w:ascii="Calibri" w:eastAsia="Calibri" w:hAnsi="Calibri" w:cs="Calibri"/>
          <w:sz w:val="27"/>
          <w:szCs w:val="27"/>
        </w:rPr>
        <w:t>Alle Suchen funktionieren mit Queue. Bei Breitensuche muss ich bei .. was hinzufügen; bei Tiefensuche bei …</w:t>
      </w:r>
    </w:p>
    <w:p w14:paraId="25CF84C9" w14:textId="77777777" w:rsidR="001D4ACF" w:rsidRDefault="001D4ACF" w:rsidP="001D4ACF">
      <w:pPr>
        <w:rPr>
          <w:rFonts w:ascii="Calibri" w:eastAsia="Calibri" w:hAnsi="Calibri" w:cs="Calibri"/>
          <w:sz w:val="27"/>
          <w:szCs w:val="27"/>
        </w:rPr>
      </w:pPr>
      <w:r w:rsidRPr="563156BA">
        <w:rPr>
          <w:rFonts w:ascii="Calibri" w:eastAsia="Calibri" w:hAnsi="Calibri" w:cs="Calibri"/>
          <w:sz w:val="27"/>
          <w:szCs w:val="27"/>
        </w:rPr>
        <w:lastRenderedPageBreak/>
        <w:t xml:space="preserve">Bei Tiefensuche nehme ich die Nachbarn vom jetzigen Knoten und </w:t>
      </w:r>
      <w:proofErr w:type="gramStart"/>
      <w:r w:rsidRPr="563156BA">
        <w:rPr>
          <w:rFonts w:ascii="Calibri" w:eastAsia="Calibri" w:hAnsi="Calibri" w:cs="Calibri"/>
          <w:sz w:val="27"/>
          <w:szCs w:val="27"/>
        </w:rPr>
        <w:t>haue sie vorne in die Queue rein (die arbeite ich als nächstes ab</w:t>
      </w:r>
      <w:proofErr w:type="gramEnd"/>
      <w:r w:rsidRPr="563156BA">
        <w:rPr>
          <w:rFonts w:ascii="Calibri" w:eastAsia="Calibri" w:hAnsi="Calibri" w:cs="Calibri"/>
          <w:sz w:val="27"/>
          <w:szCs w:val="27"/>
        </w:rPr>
        <w:t>)</w:t>
      </w:r>
    </w:p>
    <w:p w14:paraId="2525DFD3" w14:textId="77777777" w:rsidR="001D4ACF" w:rsidRDefault="001D4ACF" w:rsidP="001D4ACF">
      <w:pPr>
        <w:rPr>
          <w:rFonts w:ascii="Calibri" w:eastAsia="Calibri" w:hAnsi="Calibri" w:cs="Calibri"/>
          <w:sz w:val="27"/>
          <w:szCs w:val="27"/>
        </w:rPr>
      </w:pPr>
      <w:r w:rsidRPr="563156BA">
        <w:rPr>
          <w:rFonts w:ascii="Calibri" w:eastAsia="Calibri" w:hAnsi="Calibri" w:cs="Calibri"/>
          <w:sz w:val="27"/>
          <w:szCs w:val="27"/>
        </w:rPr>
        <w:t>Bei Breitensuche wird “hinten” in der Queue eingefügt</w:t>
      </w:r>
    </w:p>
    <w:p w14:paraId="39085C19" w14:textId="77777777" w:rsidR="001D4ACF" w:rsidRDefault="001D4ACF" w:rsidP="001D4ACF">
      <w:pPr>
        <w:rPr>
          <w:rFonts w:ascii="Calibri" w:eastAsia="Calibri" w:hAnsi="Calibri" w:cs="Calibri"/>
          <w:sz w:val="27"/>
          <w:szCs w:val="27"/>
        </w:rPr>
      </w:pPr>
      <w:r w:rsidRPr="563156BA">
        <w:rPr>
          <w:rFonts w:ascii="Calibri" w:eastAsia="Calibri" w:hAnsi="Calibri" w:cs="Calibri"/>
          <w:sz w:val="27"/>
          <w:szCs w:val="27"/>
        </w:rPr>
        <w:t>Wenn nach Kantengewicht sortiert = Prim</w:t>
      </w:r>
    </w:p>
    <w:p w14:paraId="10C1F8A3" w14:textId="77777777" w:rsidR="001D4ACF" w:rsidRDefault="001D4ACF" w:rsidP="001D4ACF">
      <w:pPr>
        <w:rPr>
          <w:rFonts w:ascii="Calibri" w:eastAsia="Calibri" w:hAnsi="Calibri" w:cs="Calibri"/>
          <w:sz w:val="27"/>
          <w:szCs w:val="27"/>
        </w:rPr>
      </w:pPr>
      <w:r w:rsidRPr="563156BA">
        <w:rPr>
          <w:rFonts w:ascii="Calibri" w:eastAsia="Calibri" w:hAnsi="Calibri" w:cs="Calibri"/>
          <w:sz w:val="27"/>
          <w:szCs w:val="27"/>
        </w:rPr>
        <w:t>Nach Kantengewicht und Distanz zur Source sortiert = Dijkstra</w:t>
      </w:r>
    </w:p>
    <w:p w14:paraId="7C6C389D" w14:textId="77777777" w:rsidR="001D4ACF" w:rsidRDefault="001D4ACF" w:rsidP="001D4ACF">
      <w:pPr>
        <w:rPr>
          <w:rFonts w:ascii="Calibri" w:eastAsia="Calibri" w:hAnsi="Calibri" w:cs="Calibri"/>
          <w:sz w:val="27"/>
          <w:szCs w:val="27"/>
        </w:rPr>
      </w:pPr>
      <w:r w:rsidRPr="563156BA">
        <w:rPr>
          <w:rFonts w:ascii="Calibri" w:eastAsia="Calibri" w:hAnsi="Calibri" w:cs="Calibri"/>
          <w:sz w:val="27"/>
          <w:szCs w:val="27"/>
        </w:rPr>
        <w:t xml:space="preserve">Nach Kantengewicht und Distanz zur Source und </w:t>
      </w:r>
      <w:proofErr w:type="spellStart"/>
      <w:r w:rsidRPr="563156BA">
        <w:rPr>
          <w:rFonts w:ascii="Calibri" w:eastAsia="Calibri" w:hAnsi="Calibri" w:cs="Calibri"/>
          <w:sz w:val="27"/>
          <w:szCs w:val="27"/>
        </w:rPr>
        <w:t>Heuristic</w:t>
      </w:r>
      <w:proofErr w:type="spellEnd"/>
      <w:r w:rsidRPr="563156BA">
        <w:rPr>
          <w:rFonts w:ascii="Calibri" w:eastAsia="Calibri" w:hAnsi="Calibri" w:cs="Calibri"/>
          <w:sz w:val="27"/>
          <w:szCs w:val="27"/>
        </w:rPr>
        <w:t xml:space="preserve"> = A*</w:t>
      </w:r>
    </w:p>
    <w:p w14:paraId="5EC4D01A" w14:textId="77777777" w:rsidR="001D4ACF" w:rsidRDefault="001D4ACF" w:rsidP="001D4ACF">
      <w:pPr>
        <w:rPr>
          <w:sz w:val="27"/>
          <w:szCs w:val="27"/>
        </w:rPr>
      </w:pPr>
    </w:p>
    <w:p w14:paraId="3F705308" w14:textId="77777777" w:rsidR="001D4ACF" w:rsidRDefault="001D4ACF" w:rsidP="001D4ACF">
      <w:pPr>
        <w:pStyle w:val="Listenabsatz"/>
        <w:numPr>
          <w:ilvl w:val="0"/>
          <w:numId w:val="50"/>
        </w:numPr>
        <w:rPr>
          <w:rFonts w:eastAsiaTheme="minorEastAsia"/>
          <w:b/>
          <w:bCs/>
          <w:sz w:val="27"/>
          <w:szCs w:val="27"/>
        </w:rPr>
      </w:pPr>
      <w:r>
        <w:rPr>
          <w:rFonts w:ascii="Calibri" w:eastAsia="Calibri" w:hAnsi="Calibri" w:cs="Calibri"/>
          <w:b/>
          <w:bCs/>
          <w:sz w:val="27"/>
          <w:szCs w:val="27"/>
        </w:rPr>
        <w:t xml:space="preserve"> </w:t>
      </w:r>
      <w:r w:rsidRPr="79DC46C6">
        <w:rPr>
          <w:rFonts w:ascii="Calibri" w:eastAsia="Calibri" w:hAnsi="Calibri" w:cs="Calibri"/>
          <w:b/>
          <w:bCs/>
          <w:sz w:val="27"/>
          <w:szCs w:val="27"/>
        </w:rPr>
        <w:t>Stark zusammenhängende Komponenten</w:t>
      </w:r>
    </w:p>
    <w:p w14:paraId="532E2EB9" w14:textId="77777777" w:rsidR="001D4ACF" w:rsidRDefault="001D4ACF" w:rsidP="001D4ACF">
      <w:pPr>
        <w:rPr>
          <w:sz w:val="27"/>
          <w:szCs w:val="27"/>
        </w:rPr>
      </w:pPr>
      <w:r w:rsidRPr="563156BA">
        <w:rPr>
          <w:sz w:val="27"/>
          <w:szCs w:val="27"/>
        </w:rPr>
        <w:t>Von jedem Knoten erreiche ich jeden anderen Knoten (in dieser Komponente). Macht nur bei gerichteten Graphen Sinn. Bei ungerichtet heißt es nur zusammenhängend.</w:t>
      </w:r>
      <w:r>
        <w:rPr>
          <w:sz w:val="27"/>
          <w:szCs w:val="27"/>
        </w:rPr>
        <w:t xml:space="preserve"> Man darf keine Senke haben.</w:t>
      </w:r>
    </w:p>
    <w:p w14:paraId="2DC360BA" w14:textId="77777777" w:rsidR="001D4ACF" w:rsidRDefault="001D4ACF" w:rsidP="001D4ACF">
      <w:pPr>
        <w:rPr>
          <w:sz w:val="27"/>
          <w:szCs w:val="27"/>
        </w:rPr>
      </w:pPr>
    </w:p>
    <w:p w14:paraId="3B627A2A" w14:textId="77777777" w:rsidR="001D4ACF" w:rsidRPr="00B3128A" w:rsidRDefault="001D4ACF" w:rsidP="001D4ACF">
      <w:pPr>
        <w:pStyle w:val="Listenabsatz"/>
        <w:numPr>
          <w:ilvl w:val="0"/>
          <w:numId w:val="50"/>
        </w:numPr>
        <w:rPr>
          <w:rFonts w:eastAsiaTheme="minorEastAsia"/>
          <w:b/>
          <w:bCs/>
          <w:sz w:val="27"/>
          <w:szCs w:val="27"/>
        </w:rPr>
      </w:pPr>
      <w:r>
        <w:rPr>
          <w:rFonts w:ascii="Calibri" w:eastAsia="Calibri" w:hAnsi="Calibri" w:cs="Calibri"/>
          <w:b/>
          <w:bCs/>
          <w:sz w:val="27"/>
          <w:szCs w:val="27"/>
        </w:rPr>
        <w:t xml:space="preserve"> Ordnung vs. Größe eines Graphen</w:t>
      </w:r>
    </w:p>
    <w:p w14:paraId="4BF578BF" w14:textId="77777777" w:rsidR="001D4ACF" w:rsidRDefault="001D4ACF" w:rsidP="001D4ACF">
      <w:pPr>
        <w:pStyle w:val="Listenabsatz"/>
        <w:numPr>
          <w:ilvl w:val="0"/>
          <w:numId w:val="53"/>
        </w:numPr>
        <w:rPr>
          <w:sz w:val="27"/>
          <w:szCs w:val="27"/>
        </w:rPr>
      </w:pPr>
      <w:r w:rsidRPr="00B3128A">
        <w:rPr>
          <w:sz w:val="27"/>
          <w:szCs w:val="27"/>
        </w:rPr>
        <w:t>Ordnung</w:t>
      </w:r>
      <w:r>
        <w:rPr>
          <w:sz w:val="27"/>
          <w:szCs w:val="27"/>
        </w:rPr>
        <w:t xml:space="preserve"> = Anzahl an Knoten</w:t>
      </w:r>
    </w:p>
    <w:p w14:paraId="232608E9" w14:textId="77777777" w:rsidR="001D4ACF" w:rsidRDefault="001D4ACF" w:rsidP="001D4ACF">
      <w:pPr>
        <w:pStyle w:val="Listenabsatz"/>
        <w:numPr>
          <w:ilvl w:val="0"/>
          <w:numId w:val="53"/>
        </w:numPr>
        <w:rPr>
          <w:sz w:val="27"/>
          <w:szCs w:val="27"/>
        </w:rPr>
      </w:pPr>
      <w:r>
        <w:rPr>
          <w:sz w:val="27"/>
          <w:szCs w:val="27"/>
        </w:rPr>
        <w:t>Größe = Anzahl an Kanten</w:t>
      </w:r>
    </w:p>
    <w:p w14:paraId="60F16304" w14:textId="77777777" w:rsidR="001D4ACF" w:rsidRPr="001D4ACF" w:rsidRDefault="001D4ACF" w:rsidP="001D4ACF">
      <w:pPr>
        <w:pStyle w:val="Listenabsatz"/>
        <w:ind w:left="0"/>
        <w:rPr>
          <w:rFonts w:ascii="Calibri" w:eastAsia="Calibri" w:hAnsi="Calibri" w:cs="Calibri"/>
          <w:sz w:val="27"/>
          <w:szCs w:val="27"/>
        </w:rPr>
      </w:pPr>
    </w:p>
    <w:p w14:paraId="155DC996" w14:textId="77777777" w:rsidR="001D4ACF" w:rsidRPr="001D4ACF" w:rsidRDefault="001D4ACF" w:rsidP="001D4ACF">
      <w:pPr>
        <w:rPr>
          <w:sz w:val="27"/>
          <w:szCs w:val="27"/>
        </w:rPr>
      </w:pPr>
    </w:p>
    <w:sectPr w:rsidR="001D4ACF" w:rsidRPr="001D4A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F32"/>
    <w:multiLevelType w:val="hybridMultilevel"/>
    <w:tmpl w:val="F1AAC2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33E6B16"/>
    <w:multiLevelType w:val="hybridMultilevel"/>
    <w:tmpl w:val="FFFFFFFF"/>
    <w:lvl w:ilvl="0" w:tplc="EBB89A12">
      <w:start w:val="1"/>
      <w:numFmt w:val="bullet"/>
      <w:lvlText w:val=""/>
      <w:lvlJc w:val="left"/>
      <w:pPr>
        <w:ind w:left="720" w:hanging="360"/>
      </w:pPr>
      <w:rPr>
        <w:rFonts w:ascii="Symbol" w:hAnsi="Symbol" w:hint="default"/>
      </w:rPr>
    </w:lvl>
    <w:lvl w:ilvl="1" w:tplc="548C0412">
      <w:start w:val="1"/>
      <w:numFmt w:val="bullet"/>
      <w:lvlText w:val="o"/>
      <w:lvlJc w:val="left"/>
      <w:pPr>
        <w:ind w:left="1440" w:hanging="360"/>
      </w:pPr>
      <w:rPr>
        <w:rFonts w:ascii="Courier New" w:hAnsi="Courier New" w:hint="default"/>
      </w:rPr>
    </w:lvl>
    <w:lvl w:ilvl="2" w:tplc="7B806924">
      <w:start w:val="1"/>
      <w:numFmt w:val="bullet"/>
      <w:lvlText w:val=""/>
      <w:lvlJc w:val="left"/>
      <w:pPr>
        <w:ind w:left="2160" w:hanging="360"/>
      </w:pPr>
      <w:rPr>
        <w:rFonts w:ascii="Wingdings" w:hAnsi="Wingdings" w:hint="default"/>
      </w:rPr>
    </w:lvl>
    <w:lvl w:ilvl="3" w:tplc="FA402D2C">
      <w:start w:val="1"/>
      <w:numFmt w:val="bullet"/>
      <w:lvlText w:val=""/>
      <w:lvlJc w:val="left"/>
      <w:pPr>
        <w:ind w:left="2880" w:hanging="360"/>
      </w:pPr>
      <w:rPr>
        <w:rFonts w:ascii="Symbol" w:hAnsi="Symbol" w:hint="default"/>
      </w:rPr>
    </w:lvl>
    <w:lvl w:ilvl="4" w:tplc="384C16C4">
      <w:start w:val="1"/>
      <w:numFmt w:val="bullet"/>
      <w:lvlText w:val="o"/>
      <w:lvlJc w:val="left"/>
      <w:pPr>
        <w:ind w:left="3600" w:hanging="360"/>
      </w:pPr>
      <w:rPr>
        <w:rFonts w:ascii="Courier New" w:hAnsi="Courier New" w:hint="default"/>
      </w:rPr>
    </w:lvl>
    <w:lvl w:ilvl="5" w:tplc="9FB20A84">
      <w:start w:val="1"/>
      <w:numFmt w:val="bullet"/>
      <w:lvlText w:val=""/>
      <w:lvlJc w:val="left"/>
      <w:pPr>
        <w:ind w:left="4320" w:hanging="360"/>
      </w:pPr>
      <w:rPr>
        <w:rFonts w:ascii="Wingdings" w:hAnsi="Wingdings" w:hint="default"/>
      </w:rPr>
    </w:lvl>
    <w:lvl w:ilvl="6" w:tplc="C01A54DA">
      <w:start w:val="1"/>
      <w:numFmt w:val="bullet"/>
      <w:lvlText w:val=""/>
      <w:lvlJc w:val="left"/>
      <w:pPr>
        <w:ind w:left="5040" w:hanging="360"/>
      </w:pPr>
      <w:rPr>
        <w:rFonts w:ascii="Symbol" w:hAnsi="Symbol" w:hint="default"/>
      </w:rPr>
    </w:lvl>
    <w:lvl w:ilvl="7" w:tplc="B9C66836">
      <w:start w:val="1"/>
      <w:numFmt w:val="bullet"/>
      <w:lvlText w:val="o"/>
      <w:lvlJc w:val="left"/>
      <w:pPr>
        <w:ind w:left="5760" w:hanging="360"/>
      </w:pPr>
      <w:rPr>
        <w:rFonts w:ascii="Courier New" w:hAnsi="Courier New" w:hint="default"/>
      </w:rPr>
    </w:lvl>
    <w:lvl w:ilvl="8" w:tplc="43B25764">
      <w:start w:val="1"/>
      <w:numFmt w:val="bullet"/>
      <w:lvlText w:val=""/>
      <w:lvlJc w:val="left"/>
      <w:pPr>
        <w:ind w:left="6480" w:hanging="360"/>
      </w:pPr>
      <w:rPr>
        <w:rFonts w:ascii="Wingdings" w:hAnsi="Wingdings" w:hint="default"/>
      </w:rPr>
    </w:lvl>
  </w:abstractNum>
  <w:abstractNum w:abstractNumId="2" w15:restartNumberingAfterBreak="0">
    <w:nsid w:val="071182E2"/>
    <w:multiLevelType w:val="hybridMultilevel"/>
    <w:tmpl w:val="FFFFFFFF"/>
    <w:lvl w:ilvl="0" w:tplc="579C7354">
      <w:start w:val="1"/>
      <w:numFmt w:val="bullet"/>
      <w:lvlText w:val=""/>
      <w:lvlJc w:val="left"/>
      <w:pPr>
        <w:ind w:left="720" w:hanging="360"/>
      </w:pPr>
      <w:rPr>
        <w:rFonts w:ascii="Symbol" w:hAnsi="Symbol" w:hint="default"/>
      </w:rPr>
    </w:lvl>
    <w:lvl w:ilvl="1" w:tplc="BA5A8AF8">
      <w:start w:val="1"/>
      <w:numFmt w:val="bullet"/>
      <w:lvlText w:val="o"/>
      <w:lvlJc w:val="left"/>
      <w:pPr>
        <w:ind w:left="1440" w:hanging="360"/>
      </w:pPr>
      <w:rPr>
        <w:rFonts w:ascii="Courier New" w:hAnsi="Courier New" w:hint="default"/>
      </w:rPr>
    </w:lvl>
    <w:lvl w:ilvl="2" w:tplc="DC4AA7EC">
      <w:start w:val="1"/>
      <w:numFmt w:val="bullet"/>
      <w:lvlText w:val=""/>
      <w:lvlJc w:val="left"/>
      <w:pPr>
        <w:ind w:left="2160" w:hanging="360"/>
      </w:pPr>
      <w:rPr>
        <w:rFonts w:ascii="Wingdings" w:hAnsi="Wingdings" w:hint="default"/>
      </w:rPr>
    </w:lvl>
    <w:lvl w:ilvl="3" w:tplc="A3A8D0B8">
      <w:start w:val="1"/>
      <w:numFmt w:val="bullet"/>
      <w:lvlText w:val=""/>
      <w:lvlJc w:val="left"/>
      <w:pPr>
        <w:ind w:left="2880" w:hanging="360"/>
      </w:pPr>
      <w:rPr>
        <w:rFonts w:ascii="Symbol" w:hAnsi="Symbol" w:hint="default"/>
      </w:rPr>
    </w:lvl>
    <w:lvl w:ilvl="4" w:tplc="C584F030">
      <w:start w:val="1"/>
      <w:numFmt w:val="bullet"/>
      <w:lvlText w:val="o"/>
      <w:lvlJc w:val="left"/>
      <w:pPr>
        <w:ind w:left="3600" w:hanging="360"/>
      </w:pPr>
      <w:rPr>
        <w:rFonts w:ascii="Courier New" w:hAnsi="Courier New" w:hint="default"/>
      </w:rPr>
    </w:lvl>
    <w:lvl w:ilvl="5" w:tplc="E5DA595C">
      <w:start w:val="1"/>
      <w:numFmt w:val="bullet"/>
      <w:lvlText w:val=""/>
      <w:lvlJc w:val="left"/>
      <w:pPr>
        <w:ind w:left="4320" w:hanging="360"/>
      </w:pPr>
      <w:rPr>
        <w:rFonts w:ascii="Wingdings" w:hAnsi="Wingdings" w:hint="default"/>
      </w:rPr>
    </w:lvl>
    <w:lvl w:ilvl="6" w:tplc="ABC89A3A">
      <w:start w:val="1"/>
      <w:numFmt w:val="bullet"/>
      <w:lvlText w:val=""/>
      <w:lvlJc w:val="left"/>
      <w:pPr>
        <w:ind w:left="5040" w:hanging="360"/>
      </w:pPr>
      <w:rPr>
        <w:rFonts w:ascii="Symbol" w:hAnsi="Symbol" w:hint="default"/>
      </w:rPr>
    </w:lvl>
    <w:lvl w:ilvl="7" w:tplc="12C8D76A">
      <w:start w:val="1"/>
      <w:numFmt w:val="bullet"/>
      <w:lvlText w:val="o"/>
      <w:lvlJc w:val="left"/>
      <w:pPr>
        <w:ind w:left="5760" w:hanging="360"/>
      </w:pPr>
      <w:rPr>
        <w:rFonts w:ascii="Courier New" w:hAnsi="Courier New" w:hint="default"/>
      </w:rPr>
    </w:lvl>
    <w:lvl w:ilvl="8" w:tplc="B4C6819A">
      <w:start w:val="1"/>
      <w:numFmt w:val="bullet"/>
      <w:lvlText w:val=""/>
      <w:lvlJc w:val="left"/>
      <w:pPr>
        <w:ind w:left="6480" w:hanging="360"/>
      </w:pPr>
      <w:rPr>
        <w:rFonts w:ascii="Wingdings" w:hAnsi="Wingdings" w:hint="default"/>
      </w:rPr>
    </w:lvl>
  </w:abstractNum>
  <w:abstractNum w:abstractNumId="3" w15:restartNumberingAfterBreak="0">
    <w:nsid w:val="12900A37"/>
    <w:multiLevelType w:val="hybridMultilevel"/>
    <w:tmpl w:val="FFFFFFFF"/>
    <w:lvl w:ilvl="0" w:tplc="F9363C10">
      <w:start w:val="1"/>
      <w:numFmt w:val="bullet"/>
      <w:lvlText w:val=""/>
      <w:lvlJc w:val="left"/>
      <w:pPr>
        <w:ind w:left="720" w:hanging="360"/>
      </w:pPr>
      <w:rPr>
        <w:rFonts w:ascii="Symbol" w:hAnsi="Symbol" w:hint="default"/>
      </w:rPr>
    </w:lvl>
    <w:lvl w:ilvl="1" w:tplc="96B04F98">
      <w:start w:val="1"/>
      <w:numFmt w:val="bullet"/>
      <w:lvlText w:val="o"/>
      <w:lvlJc w:val="left"/>
      <w:pPr>
        <w:ind w:left="1440" w:hanging="360"/>
      </w:pPr>
      <w:rPr>
        <w:rFonts w:ascii="Courier New" w:hAnsi="Courier New" w:hint="default"/>
      </w:rPr>
    </w:lvl>
    <w:lvl w:ilvl="2" w:tplc="0F62728E">
      <w:start w:val="1"/>
      <w:numFmt w:val="bullet"/>
      <w:lvlText w:val=""/>
      <w:lvlJc w:val="left"/>
      <w:pPr>
        <w:ind w:left="2160" w:hanging="360"/>
      </w:pPr>
      <w:rPr>
        <w:rFonts w:ascii="Wingdings" w:hAnsi="Wingdings" w:hint="default"/>
      </w:rPr>
    </w:lvl>
    <w:lvl w:ilvl="3" w:tplc="50CE62AA">
      <w:start w:val="1"/>
      <w:numFmt w:val="bullet"/>
      <w:lvlText w:val=""/>
      <w:lvlJc w:val="left"/>
      <w:pPr>
        <w:ind w:left="2880" w:hanging="360"/>
      </w:pPr>
      <w:rPr>
        <w:rFonts w:ascii="Symbol" w:hAnsi="Symbol" w:hint="default"/>
      </w:rPr>
    </w:lvl>
    <w:lvl w:ilvl="4" w:tplc="934A26D2">
      <w:start w:val="1"/>
      <w:numFmt w:val="bullet"/>
      <w:lvlText w:val="o"/>
      <w:lvlJc w:val="left"/>
      <w:pPr>
        <w:ind w:left="3600" w:hanging="360"/>
      </w:pPr>
      <w:rPr>
        <w:rFonts w:ascii="Courier New" w:hAnsi="Courier New" w:hint="default"/>
      </w:rPr>
    </w:lvl>
    <w:lvl w:ilvl="5" w:tplc="D49295CE">
      <w:start w:val="1"/>
      <w:numFmt w:val="bullet"/>
      <w:lvlText w:val=""/>
      <w:lvlJc w:val="left"/>
      <w:pPr>
        <w:ind w:left="4320" w:hanging="360"/>
      </w:pPr>
      <w:rPr>
        <w:rFonts w:ascii="Wingdings" w:hAnsi="Wingdings" w:hint="default"/>
      </w:rPr>
    </w:lvl>
    <w:lvl w:ilvl="6" w:tplc="860C0390">
      <w:start w:val="1"/>
      <w:numFmt w:val="bullet"/>
      <w:lvlText w:val=""/>
      <w:lvlJc w:val="left"/>
      <w:pPr>
        <w:ind w:left="5040" w:hanging="360"/>
      </w:pPr>
      <w:rPr>
        <w:rFonts w:ascii="Symbol" w:hAnsi="Symbol" w:hint="default"/>
      </w:rPr>
    </w:lvl>
    <w:lvl w:ilvl="7" w:tplc="12500802">
      <w:start w:val="1"/>
      <w:numFmt w:val="bullet"/>
      <w:lvlText w:val="o"/>
      <w:lvlJc w:val="left"/>
      <w:pPr>
        <w:ind w:left="5760" w:hanging="360"/>
      </w:pPr>
      <w:rPr>
        <w:rFonts w:ascii="Courier New" w:hAnsi="Courier New" w:hint="default"/>
      </w:rPr>
    </w:lvl>
    <w:lvl w:ilvl="8" w:tplc="B1C07E54">
      <w:start w:val="1"/>
      <w:numFmt w:val="bullet"/>
      <w:lvlText w:val=""/>
      <w:lvlJc w:val="left"/>
      <w:pPr>
        <w:ind w:left="6480" w:hanging="360"/>
      </w:pPr>
      <w:rPr>
        <w:rFonts w:ascii="Wingdings" w:hAnsi="Wingdings" w:hint="default"/>
      </w:rPr>
    </w:lvl>
  </w:abstractNum>
  <w:abstractNum w:abstractNumId="4" w15:restartNumberingAfterBreak="0">
    <w:nsid w:val="142A459E"/>
    <w:multiLevelType w:val="hybridMultilevel"/>
    <w:tmpl w:val="E3246F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4A121E4"/>
    <w:multiLevelType w:val="hybridMultilevel"/>
    <w:tmpl w:val="BB0072C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B03130C"/>
    <w:multiLevelType w:val="hybridMultilevel"/>
    <w:tmpl w:val="FFFFFFFF"/>
    <w:lvl w:ilvl="0" w:tplc="02C0E8B6">
      <w:start w:val="1"/>
      <w:numFmt w:val="bullet"/>
      <w:lvlText w:val=""/>
      <w:lvlJc w:val="left"/>
      <w:pPr>
        <w:ind w:left="720" w:hanging="360"/>
      </w:pPr>
      <w:rPr>
        <w:rFonts w:ascii="Symbol" w:hAnsi="Symbol" w:hint="default"/>
      </w:rPr>
    </w:lvl>
    <w:lvl w:ilvl="1" w:tplc="11402C40">
      <w:start w:val="1"/>
      <w:numFmt w:val="bullet"/>
      <w:lvlText w:val="o"/>
      <w:lvlJc w:val="left"/>
      <w:pPr>
        <w:ind w:left="1440" w:hanging="360"/>
      </w:pPr>
      <w:rPr>
        <w:rFonts w:ascii="Courier New" w:hAnsi="Courier New" w:hint="default"/>
      </w:rPr>
    </w:lvl>
    <w:lvl w:ilvl="2" w:tplc="0A4C72EC">
      <w:start w:val="1"/>
      <w:numFmt w:val="bullet"/>
      <w:lvlText w:val=""/>
      <w:lvlJc w:val="left"/>
      <w:pPr>
        <w:ind w:left="2160" w:hanging="360"/>
      </w:pPr>
      <w:rPr>
        <w:rFonts w:ascii="Wingdings" w:hAnsi="Wingdings" w:hint="default"/>
      </w:rPr>
    </w:lvl>
    <w:lvl w:ilvl="3" w:tplc="6150BE1C">
      <w:start w:val="1"/>
      <w:numFmt w:val="bullet"/>
      <w:lvlText w:val=""/>
      <w:lvlJc w:val="left"/>
      <w:pPr>
        <w:ind w:left="2880" w:hanging="360"/>
      </w:pPr>
      <w:rPr>
        <w:rFonts w:ascii="Symbol" w:hAnsi="Symbol" w:hint="default"/>
      </w:rPr>
    </w:lvl>
    <w:lvl w:ilvl="4" w:tplc="EBC6B6BC">
      <w:start w:val="1"/>
      <w:numFmt w:val="bullet"/>
      <w:lvlText w:val="o"/>
      <w:lvlJc w:val="left"/>
      <w:pPr>
        <w:ind w:left="3600" w:hanging="360"/>
      </w:pPr>
      <w:rPr>
        <w:rFonts w:ascii="Courier New" w:hAnsi="Courier New" w:hint="default"/>
      </w:rPr>
    </w:lvl>
    <w:lvl w:ilvl="5" w:tplc="DC8C8BCA">
      <w:start w:val="1"/>
      <w:numFmt w:val="bullet"/>
      <w:lvlText w:val=""/>
      <w:lvlJc w:val="left"/>
      <w:pPr>
        <w:ind w:left="4320" w:hanging="360"/>
      </w:pPr>
      <w:rPr>
        <w:rFonts w:ascii="Wingdings" w:hAnsi="Wingdings" w:hint="default"/>
      </w:rPr>
    </w:lvl>
    <w:lvl w:ilvl="6" w:tplc="5AC015A0">
      <w:start w:val="1"/>
      <w:numFmt w:val="bullet"/>
      <w:lvlText w:val=""/>
      <w:lvlJc w:val="left"/>
      <w:pPr>
        <w:ind w:left="5040" w:hanging="360"/>
      </w:pPr>
      <w:rPr>
        <w:rFonts w:ascii="Symbol" w:hAnsi="Symbol" w:hint="default"/>
      </w:rPr>
    </w:lvl>
    <w:lvl w:ilvl="7" w:tplc="FC7E333C">
      <w:start w:val="1"/>
      <w:numFmt w:val="bullet"/>
      <w:lvlText w:val="o"/>
      <w:lvlJc w:val="left"/>
      <w:pPr>
        <w:ind w:left="5760" w:hanging="360"/>
      </w:pPr>
      <w:rPr>
        <w:rFonts w:ascii="Courier New" w:hAnsi="Courier New" w:hint="default"/>
      </w:rPr>
    </w:lvl>
    <w:lvl w:ilvl="8" w:tplc="E7121ED4">
      <w:start w:val="1"/>
      <w:numFmt w:val="bullet"/>
      <w:lvlText w:val=""/>
      <w:lvlJc w:val="left"/>
      <w:pPr>
        <w:ind w:left="6480" w:hanging="360"/>
      </w:pPr>
      <w:rPr>
        <w:rFonts w:ascii="Wingdings" w:hAnsi="Wingdings" w:hint="default"/>
      </w:rPr>
    </w:lvl>
  </w:abstractNum>
  <w:abstractNum w:abstractNumId="7" w15:restartNumberingAfterBreak="0">
    <w:nsid w:val="204A521B"/>
    <w:multiLevelType w:val="hybridMultilevel"/>
    <w:tmpl w:val="FFFFFFFF"/>
    <w:lvl w:ilvl="0" w:tplc="BB682DA4">
      <w:start w:val="1"/>
      <w:numFmt w:val="bullet"/>
      <w:lvlText w:val=""/>
      <w:lvlJc w:val="left"/>
      <w:pPr>
        <w:ind w:left="720" w:hanging="360"/>
      </w:pPr>
      <w:rPr>
        <w:rFonts w:ascii="Symbol" w:hAnsi="Symbol" w:hint="default"/>
      </w:rPr>
    </w:lvl>
    <w:lvl w:ilvl="1" w:tplc="49BAF7D0">
      <w:start w:val="1"/>
      <w:numFmt w:val="bullet"/>
      <w:lvlText w:val="o"/>
      <w:lvlJc w:val="left"/>
      <w:pPr>
        <w:ind w:left="1440" w:hanging="360"/>
      </w:pPr>
      <w:rPr>
        <w:rFonts w:ascii="Courier New" w:hAnsi="Courier New" w:hint="default"/>
      </w:rPr>
    </w:lvl>
    <w:lvl w:ilvl="2" w:tplc="A260A5E4">
      <w:start w:val="1"/>
      <w:numFmt w:val="bullet"/>
      <w:lvlText w:val=""/>
      <w:lvlJc w:val="left"/>
      <w:pPr>
        <w:ind w:left="2160" w:hanging="360"/>
      </w:pPr>
      <w:rPr>
        <w:rFonts w:ascii="Wingdings" w:hAnsi="Wingdings" w:hint="default"/>
      </w:rPr>
    </w:lvl>
    <w:lvl w:ilvl="3" w:tplc="C9707F86">
      <w:start w:val="1"/>
      <w:numFmt w:val="bullet"/>
      <w:lvlText w:val=""/>
      <w:lvlJc w:val="left"/>
      <w:pPr>
        <w:ind w:left="2880" w:hanging="360"/>
      </w:pPr>
      <w:rPr>
        <w:rFonts w:ascii="Symbol" w:hAnsi="Symbol" w:hint="default"/>
      </w:rPr>
    </w:lvl>
    <w:lvl w:ilvl="4" w:tplc="B3207AF6">
      <w:start w:val="1"/>
      <w:numFmt w:val="bullet"/>
      <w:lvlText w:val="o"/>
      <w:lvlJc w:val="left"/>
      <w:pPr>
        <w:ind w:left="3600" w:hanging="360"/>
      </w:pPr>
      <w:rPr>
        <w:rFonts w:ascii="Courier New" w:hAnsi="Courier New" w:hint="default"/>
      </w:rPr>
    </w:lvl>
    <w:lvl w:ilvl="5" w:tplc="8A927492">
      <w:start w:val="1"/>
      <w:numFmt w:val="bullet"/>
      <w:lvlText w:val=""/>
      <w:lvlJc w:val="left"/>
      <w:pPr>
        <w:ind w:left="4320" w:hanging="360"/>
      </w:pPr>
      <w:rPr>
        <w:rFonts w:ascii="Wingdings" w:hAnsi="Wingdings" w:hint="default"/>
      </w:rPr>
    </w:lvl>
    <w:lvl w:ilvl="6" w:tplc="6CF0BD62">
      <w:start w:val="1"/>
      <w:numFmt w:val="bullet"/>
      <w:lvlText w:val=""/>
      <w:lvlJc w:val="left"/>
      <w:pPr>
        <w:ind w:left="5040" w:hanging="360"/>
      </w:pPr>
      <w:rPr>
        <w:rFonts w:ascii="Symbol" w:hAnsi="Symbol" w:hint="default"/>
      </w:rPr>
    </w:lvl>
    <w:lvl w:ilvl="7" w:tplc="E33CFF1A">
      <w:start w:val="1"/>
      <w:numFmt w:val="bullet"/>
      <w:lvlText w:val="o"/>
      <w:lvlJc w:val="left"/>
      <w:pPr>
        <w:ind w:left="5760" w:hanging="360"/>
      </w:pPr>
      <w:rPr>
        <w:rFonts w:ascii="Courier New" w:hAnsi="Courier New" w:hint="default"/>
      </w:rPr>
    </w:lvl>
    <w:lvl w:ilvl="8" w:tplc="10F61B98">
      <w:start w:val="1"/>
      <w:numFmt w:val="bullet"/>
      <w:lvlText w:val=""/>
      <w:lvlJc w:val="left"/>
      <w:pPr>
        <w:ind w:left="6480" w:hanging="360"/>
      </w:pPr>
      <w:rPr>
        <w:rFonts w:ascii="Wingdings" w:hAnsi="Wingdings" w:hint="default"/>
      </w:rPr>
    </w:lvl>
  </w:abstractNum>
  <w:abstractNum w:abstractNumId="8" w15:restartNumberingAfterBreak="0">
    <w:nsid w:val="2212A8BD"/>
    <w:multiLevelType w:val="hybridMultilevel"/>
    <w:tmpl w:val="FFFFFFFF"/>
    <w:lvl w:ilvl="0" w:tplc="993286E6">
      <w:start w:val="1"/>
      <w:numFmt w:val="bullet"/>
      <w:lvlText w:val=""/>
      <w:lvlJc w:val="left"/>
      <w:pPr>
        <w:ind w:left="720" w:hanging="360"/>
      </w:pPr>
      <w:rPr>
        <w:rFonts w:ascii="Symbol" w:hAnsi="Symbol" w:hint="default"/>
      </w:rPr>
    </w:lvl>
    <w:lvl w:ilvl="1" w:tplc="95CC6056">
      <w:start w:val="1"/>
      <w:numFmt w:val="bullet"/>
      <w:lvlText w:val="o"/>
      <w:lvlJc w:val="left"/>
      <w:pPr>
        <w:ind w:left="1440" w:hanging="360"/>
      </w:pPr>
      <w:rPr>
        <w:rFonts w:ascii="Courier New" w:hAnsi="Courier New" w:hint="default"/>
      </w:rPr>
    </w:lvl>
    <w:lvl w:ilvl="2" w:tplc="38B4B470">
      <w:start w:val="1"/>
      <w:numFmt w:val="bullet"/>
      <w:lvlText w:val=""/>
      <w:lvlJc w:val="left"/>
      <w:pPr>
        <w:ind w:left="2160" w:hanging="360"/>
      </w:pPr>
      <w:rPr>
        <w:rFonts w:ascii="Wingdings" w:hAnsi="Wingdings" w:hint="default"/>
      </w:rPr>
    </w:lvl>
    <w:lvl w:ilvl="3" w:tplc="C4F68AD8">
      <w:start w:val="1"/>
      <w:numFmt w:val="bullet"/>
      <w:lvlText w:val=""/>
      <w:lvlJc w:val="left"/>
      <w:pPr>
        <w:ind w:left="2880" w:hanging="360"/>
      </w:pPr>
      <w:rPr>
        <w:rFonts w:ascii="Symbol" w:hAnsi="Symbol" w:hint="default"/>
      </w:rPr>
    </w:lvl>
    <w:lvl w:ilvl="4" w:tplc="28E0970A">
      <w:start w:val="1"/>
      <w:numFmt w:val="bullet"/>
      <w:lvlText w:val="o"/>
      <w:lvlJc w:val="left"/>
      <w:pPr>
        <w:ind w:left="3600" w:hanging="360"/>
      </w:pPr>
      <w:rPr>
        <w:rFonts w:ascii="Courier New" w:hAnsi="Courier New" w:hint="default"/>
      </w:rPr>
    </w:lvl>
    <w:lvl w:ilvl="5" w:tplc="DACC69CE">
      <w:start w:val="1"/>
      <w:numFmt w:val="bullet"/>
      <w:lvlText w:val=""/>
      <w:lvlJc w:val="left"/>
      <w:pPr>
        <w:ind w:left="4320" w:hanging="360"/>
      </w:pPr>
      <w:rPr>
        <w:rFonts w:ascii="Wingdings" w:hAnsi="Wingdings" w:hint="default"/>
      </w:rPr>
    </w:lvl>
    <w:lvl w:ilvl="6" w:tplc="59EAF46E">
      <w:start w:val="1"/>
      <w:numFmt w:val="bullet"/>
      <w:lvlText w:val=""/>
      <w:lvlJc w:val="left"/>
      <w:pPr>
        <w:ind w:left="5040" w:hanging="360"/>
      </w:pPr>
      <w:rPr>
        <w:rFonts w:ascii="Symbol" w:hAnsi="Symbol" w:hint="default"/>
      </w:rPr>
    </w:lvl>
    <w:lvl w:ilvl="7" w:tplc="D2E2D554">
      <w:start w:val="1"/>
      <w:numFmt w:val="bullet"/>
      <w:lvlText w:val="o"/>
      <w:lvlJc w:val="left"/>
      <w:pPr>
        <w:ind w:left="5760" w:hanging="360"/>
      </w:pPr>
      <w:rPr>
        <w:rFonts w:ascii="Courier New" w:hAnsi="Courier New" w:hint="default"/>
      </w:rPr>
    </w:lvl>
    <w:lvl w:ilvl="8" w:tplc="76F876AA">
      <w:start w:val="1"/>
      <w:numFmt w:val="bullet"/>
      <w:lvlText w:val=""/>
      <w:lvlJc w:val="left"/>
      <w:pPr>
        <w:ind w:left="6480" w:hanging="360"/>
      </w:pPr>
      <w:rPr>
        <w:rFonts w:ascii="Wingdings" w:hAnsi="Wingdings" w:hint="default"/>
      </w:rPr>
    </w:lvl>
  </w:abstractNum>
  <w:abstractNum w:abstractNumId="9" w15:restartNumberingAfterBreak="0">
    <w:nsid w:val="245A326C"/>
    <w:multiLevelType w:val="hybridMultilevel"/>
    <w:tmpl w:val="FFFFFFFF"/>
    <w:lvl w:ilvl="0" w:tplc="C40220A8">
      <w:start w:val="1"/>
      <w:numFmt w:val="bullet"/>
      <w:lvlText w:val=""/>
      <w:lvlJc w:val="left"/>
      <w:pPr>
        <w:ind w:left="720" w:hanging="360"/>
      </w:pPr>
      <w:rPr>
        <w:rFonts w:ascii="Symbol" w:hAnsi="Symbol" w:hint="default"/>
      </w:rPr>
    </w:lvl>
    <w:lvl w:ilvl="1" w:tplc="2404F9D6">
      <w:start w:val="1"/>
      <w:numFmt w:val="bullet"/>
      <w:lvlText w:val="o"/>
      <w:lvlJc w:val="left"/>
      <w:pPr>
        <w:ind w:left="1440" w:hanging="360"/>
      </w:pPr>
      <w:rPr>
        <w:rFonts w:ascii="Courier New" w:hAnsi="Courier New" w:hint="default"/>
      </w:rPr>
    </w:lvl>
    <w:lvl w:ilvl="2" w:tplc="44CEF07E">
      <w:start w:val="1"/>
      <w:numFmt w:val="bullet"/>
      <w:lvlText w:val=""/>
      <w:lvlJc w:val="left"/>
      <w:pPr>
        <w:ind w:left="2160" w:hanging="360"/>
      </w:pPr>
      <w:rPr>
        <w:rFonts w:ascii="Wingdings" w:hAnsi="Wingdings" w:hint="default"/>
      </w:rPr>
    </w:lvl>
    <w:lvl w:ilvl="3" w:tplc="AF980868">
      <w:start w:val="1"/>
      <w:numFmt w:val="bullet"/>
      <w:lvlText w:val=""/>
      <w:lvlJc w:val="left"/>
      <w:pPr>
        <w:ind w:left="2880" w:hanging="360"/>
      </w:pPr>
      <w:rPr>
        <w:rFonts w:ascii="Symbol" w:hAnsi="Symbol" w:hint="default"/>
      </w:rPr>
    </w:lvl>
    <w:lvl w:ilvl="4" w:tplc="C50036A0">
      <w:start w:val="1"/>
      <w:numFmt w:val="bullet"/>
      <w:lvlText w:val="o"/>
      <w:lvlJc w:val="left"/>
      <w:pPr>
        <w:ind w:left="3600" w:hanging="360"/>
      </w:pPr>
      <w:rPr>
        <w:rFonts w:ascii="Courier New" w:hAnsi="Courier New" w:hint="default"/>
      </w:rPr>
    </w:lvl>
    <w:lvl w:ilvl="5" w:tplc="FA3435FC">
      <w:start w:val="1"/>
      <w:numFmt w:val="bullet"/>
      <w:lvlText w:val=""/>
      <w:lvlJc w:val="left"/>
      <w:pPr>
        <w:ind w:left="4320" w:hanging="360"/>
      </w:pPr>
      <w:rPr>
        <w:rFonts w:ascii="Wingdings" w:hAnsi="Wingdings" w:hint="default"/>
      </w:rPr>
    </w:lvl>
    <w:lvl w:ilvl="6" w:tplc="6B3C3428">
      <w:start w:val="1"/>
      <w:numFmt w:val="bullet"/>
      <w:lvlText w:val=""/>
      <w:lvlJc w:val="left"/>
      <w:pPr>
        <w:ind w:left="5040" w:hanging="360"/>
      </w:pPr>
      <w:rPr>
        <w:rFonts w:ascii="Symbol" w:hAnsi="Symbol" w:hint="default"/>
      </w:rPr>
    </w:lvl>
    <w:lvl w:ilvl="7" w:tplc="374E06B4">
      <w:start w:val="1"/>
      <w:numFmt w:val="bullet"/>
      <w:lvlText w:val="o"/>
      <w:lvlJc w:val="left"/>
      <w:pPr>
        <w:ind w:left="5760" w:hanging="360"/>
      </w:pPr>
      <w:rPr>
        <w:rFonts w:ascii="Courier New" w:hAnsi="Courier New" w:hint="default"/>
      </w:rPr>
    </w:lvl>
    <w:lvl w:ilvl="8" w:tplc="98521166">
      <w:start w:val="1"/>
      <w:numFmt w:val="bullet"/>
      <w:lvlText w:val=""/>
      <w:lvlJc w:val="left"/>
      <w:pPr>
        <w:ind w:left="6480" w:hanging="360"/>
      </w:pPr>
      <w:rPr>
        <w:rFonts w:ascii="Wingdings" w:hAnsi="Wingdings" w:hint="default"/>
      </w:rPr>
    </w:lvl>
  </w:abstractNum>
  <w:abstractNum w:abstractNumId="10" w15:restartNumberingAfterBreak="0">
    <w:nsid w:val="271CB730"/>
    <w:multiLevelType w:val="hybridMultilevel"/>
    <w:tmpl w:val="FFFFFFFF"/>
    <w:lvl w:ilvl="0" w:tplc="9FC8334C">
      <w:start w:val="1"/>
      <w:numFmt w:val="bullet"/>
      <w:lvlText w:val=""/>
      <w:lvlJc w:val="left"/>
      <w:pPr>
        <w:ind w:left="720" w:hanging="360"/>
      </w:pPr>
      <w:rPr>
        <w:rFonts w:ascii="Symbol" w:hAnsi="Symbol" w:hint="default"/>
      </w:rPr>
    </w:lvl>
    <w:lvl w:ilvl="1" w:tplc="331AFE8E">
      <w:start w:val="1"/>
      <w:numFmt w:val="bullet"/>
      <w:lvlText w:val="o"/>
      <w:lvlJc w:val="left"/>
      <w:pPr>
        <w:ind w:left="1440" w:hanging="360"/>
      </w:pPr>
      <w:rPr>
        <w:rFonts w:ascii="Courier New" w:hAnsi="Courier New" w:hint="default"/>
      </w:rPr>
    </w:lvl>
    <w:lvl w:ilvl="2" w:tplc="143E080C">
      <w:start w:val="1"/>
      <w:numFmt w:val="bullet"/>
      <w:lvlText w:val=""/>
      <w:lvlJc w:val="left"/>
      <w:pPr>
        <w:ind w:left="2160" w:hanging="360"/>
      </w:pPr>
      <w:rPr>
        <w:rFonts w:ascii="Wingdings" w:hAnsi="Wingdings" w:hint="default"/>
      </w:rPr>
    </w:lvl>
    <w:lvl w:ilvl="3" w:tplc="19289442">
      <w:start w:val="1"/>
      <w:numFmt w:val="bullet"/>
      <w:lvlText w:val=""/>
      <w:lvlJc w:val="left"/>
      <w:pPr>
        <w:ind w:left="2880" w:hanging="360"/>
      </w:pPr>
      <w:rPr>
        <w:rFonts w:ascii="Symbol" w:hAnsi="Symbol" w:hint="default"/>
      </w:rPr>
    </w:lvl>
    <w:lvl w:ilvl="4" w:tplc="2D7C53A8">
      <w:start w:val="1"/>
      <w:numFmt w:val="bullet"/>
      <w:lvlText w:val="o"/>
      <w:lvlJc w:val="left"/>
      <w:pPr>
        <w:ind w:left="3600" w:hanging="360"/>
      </w:pPr>
      <w:rPr>
        <w:rFonts w:ascii="Courier New" w:hAnsi="Courier New" w:hint="default"/>
      </w:rPr>
    </w:lvl>
    <w:lvl w:ilvl="5" w:tplc="BC34968E">
      <w:start w:val="1"/>
      <w:numFmt w:val="bullet"/>
      <w:lvlText w:val=""/>
      <w:lvlJc w:val="left"/>
      <w:pPr>
        <w:ind w:left="4320" w:hanging="360"/>
      </w:pPr>
      <w:rPr>
        <w:rFonts w:ascii="Wingdings" w:hAnsi="Wingdings" w:hint="default"/>
      </w:rPr>
    </w:lvl>
    <w:lvl w:ilvl="6" w:tplc="42F4105A">
      <w:start w:val="1"/>
      <w:numFmt w:val="bullet"/>
      <w:lvlText w:val=""/>
      <w:lvlJc w:val="left"/>
      <w:pPr>
        <w:ind w:left="5040" w:hanging="360"/>
      </w:pPr>
      <w:rPr>
        <w:rFonts w:ascii="Symbol" w:hAnsi="Symbol" w:hint="default"/>
      </w:rPr>
    </w:lvl>
    <w:lvl w:ilvl="7" w:tplc="C932FD4C">
      <w:start w:val="1"/>
      <w:numFmt w:val="bullet"/>
      <w:lvlText w:val="o"/>
      <w:lvlJc w:val="left"/>
      <w:pPr>
        <w:ind w:left="5760" w:hanging="360"/>
      </w:pPr>
      <w:rPr>
        <w:rFonts w:ascii="Courier New" w:hAnsi="Courier New" w:hint="default"/>
      </w:rPr>
    </w:lvl>
    <w:lvl w:ilvl="8" w:tplc="F6D2820A">
      <w:start w:val="1"/>
      <w:numFmt w:val="bullet"/>
      <w:lvlText w:val=""/>
      <w:lvlJc w:val="left"/>
      <w:pPr>
        <w:ind w:left="6480" w:hanging="360"/>
      </w:pPr>
      <w:rPr>
        <w:rFonts w:ascii="Wingdings" w:hAnsi="Wingdings" w:hint="default"/>
      </w:rPr>
    </w:lvl>
  </w:abstractNum>
  <w:abstractNum w:abstractNumId="11" w15:restartNumberingAfterBreak="0">
    <w:nsid w:val="281752EE"/>
    <w:multiLevelType w:val="hybridMultilevel"/>
    <w:tmpl w:val="FFFFFFFF"/>
    <w:lvl w:ilvl="0" w:tplc="86BA11A4">
      <w:start w:val="1"/>
      <w:numFmt w:val="bullet"/>
      <w:lvlText w:val=""/>
      <w:lvlJc w:val="left"/>
      <w:pPr>
        <w:ind w:left="720" w:hanging="360"/>
      </w:pPr>
      <w:rPr>
        <w:rFonts w:ascii="Symbol" w:hAnsi="Symbol" w:hint="default"/>
      </w:rPr>
    </w:lvl>
    <w:lvl w:ilvl="1" w:tplc="3578A3F4">
      <w:start w:val="1"/>
      <w:numFmt w:val="bullet"/>
      <w:lvlText w:val="o"/>
      <w:lvlJc w:val="left"/>
      <w:pPr>
        <w:ind w:left="1440" w:hanging="360"/>
      </w:pPr>
      <w:rPr>
        <w:rFonts w:ascii="Courier New" w:hAnsi="Courier New" w:hint="default"/>
      </w:rPr>
    </w:lvl>
    <w:lvl w:ilvl="2" w:tplc="31F02D2A">
      <w:start w:val="1"/>
      <w:numFmt w:val="bullet"/>
      <w:lvlText w:val=""/>
      <w:lvlJc w:val="left"/>
      <w:pPr>
        <w:ind w:left="2160" w:hanging="360"/>
      </w:pPr>
      <w:rPr>
        <w:rFonts w:ascii="Wingdings" w:hAnsi="Wingdings" w:hint="default"/>
      </w:rPr>
    </w:lvl>
    <w:lvl w:ilvl="3" w:tplc="1B14459C">
      <w:start w:val="1"/>
      <w:numFmt w:val="bullet"/>
      <w:lvlText w:val=""/>
      <w:lvlJc w:val="left"/>
      <w:pPr>
        <w:ind w:left="2880" w:hanging="360"/>
      </w:pPr>
      <w:rPr>
        <w:rFonts w:ascii="Symbol" w:hAnsi="Symbol" w:hint="default"/>
      </w:rPr>
    </w:lvl>
    <w:lvl w:ilvl="4" w:tplc="CE202B34">
      <w:start w:val="1"/>
      <w:numFmt w:val="bullet"/>
      <w:lvlText w:val="o"/>
      <w:lvlJc w:val="left"/>
      <w:pPr>
        <w:ind w:left="3600" w:hanging="360"/>
      </w:pPr>
      <w:rPr>
        <w:rFonts w:ascii="Courier New" w:hAnsi="Courier New" w:hint="default"/>
      </w:rPr>
    </w:lvl>
    <w:lvl w:ilvl="5" w:tplc="F260EC6C">
      <w:start w:val="1"/>
      <w:numFmt w:val="bullet"/>
      <w:lvlText w:val=""/>
      <w:lvlJc w:val="left"/>
      <w:pPr>
        <w:ind w:left="4320" w:hanging="360"/>
      </w:pPr>
      <w:rPr>
        <w:rFonts w:ascii="Wingdings" w:hAnsi="Wingdings" w:hint="default"/>
      </w:rPr>
    </w:lvl>
    <w:lvl w:ilvl="6" w:tplc="9DA06DAC">
      <w:start w:val="1"/>
      <w:numFmt w:val="bullet"/>
      <w:lvlText w:val=""/>
      <w:lvlJc w:val="left"/>
      <w:pPr>
        <w:ind w:left="5040" w:hanging="360"/>
      </w:pPr>
      <w:rPr>
        <w:rFonts w:ascii="Symbol" w:hAnsi="Symbol" w:hint="default"/>
      </w:rPr>
    </w:lvl>
    <w:lvl w:ilvl="7" w:tplc="E7F656F0">
      <w:start w:val="1"/>
      <w:numFmt w:val="bullet"/>
      <w:lvlText w:val="o"/>
      <w:lvlJc w:val="left"/>
      <w:pPr>
        <w:ind w:left="5760" w:hanging="360"/>
      </w:pPr>
      <w:rPr>
        <w:rFonts w:ascii="Courier New" w:hAnsi="Courier New" w:hint="default"/>
      </w:rPr>
    </w:lvl>
    <w:lvl w:ilvl="8" w:tplc="866073B0">
      <w:start w:val="1"/>
      <w:numFmt w:val="bullet"/>
      <w:lvlText w:val=""/>
      <w:lvlJc w:val="left"/>
      <w:pPr>
        <w:ind w:left="6480" w:hanging="360"/>
      </w:pPr>
      <w:rPr>
        <w:rFonts w:ascii="Wingdings" w:hAnsi="Wingdings" w:hint="default"/>
      </w:rPr>
    </w:lvl>
  </w:abstractNum>
  <w:abstractNum w:abstractNumId="12" w15:restartNumberingAfterBreak="0">
    <w:nsid w:val="288E15EB"/>
    <w:multiLevelType w:val="hybridMultilevel"/>
    <w:tmpl w:val="3E5A54E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ABC1B31"/>
    <w:multiLevelType w:val="hybridMultilevel"/>
    <w:tmpl w:val="FFFFFFFF"/>
    <w:lvl w:ilvl="0" w:tplc="9CA4CE16">
      <w:start w:val="1"/>
      <w:numFmt w:val="bullet"/>
      <w:lvlText w:val=""/>
      <w:lvlJc w:val="left"/>
      <w:pPr>
        <w:ind w:left="720" w:hanging="360"/>
      </w:pPr>
      <w:rPr>
        <w:rFonts w:ascii="Symbol" w:hAnsi="Symbol" w:hint="default"/>
      </w:rPr>
    </w:lvl>
    <w:lvl w:ilvl="1" w:tplc="BC9A11DA">
      <w:start w:val="1"/>
      <w:numFmt w:val="bullet"/>
      <w:lvlText w:val="o"/>
      <w:lvlJc w:val="left"/>
      <w:pPr>
        <w:ind w:left="1440" w:hanging="360"/>
      </w:pPr>
      <w:rPr>
        <w:rFonts w:ascii="Courier New" w:hAnsi="Courier New" w:hint="default"/>
      </w:rPr>
    </w:lvl>
    <w:lvl w:ilvl="2" w:tplc="40021136">
      <w:start w:val="1"/>
      <w:numFmt w:val="bullet"/>
      <w:lvlText w:val=""/>
      <w:lvlJc w:val="left"/>
      <w:pPr>
        <w:ind w:left="2160" w:hanging="360"/>
      </w:pPr>
      <w:rPr>
        <w:rFonts w:ascii="Wingdings" w:hAnsi="Wingdings" w:hint="default"/>
      </w:rPr>
    </w:lvl>
    <w:lvl w:ilvl="3" w:tplc="BB42728E">
      <w:start w:val="1"/>
      <w:numFmt w:val="bullet"/>
      <w:lvlText w:val=""/>
      <w:lvlJc w:val="left"/>
      <w:pPr>
        <w:ind w:left="2880" w:hanging="360"/>
      </w:pPr>
      <w:rPr>
        <w:rFonts w:ascii="Symbol" w:hAnsi="Symbol" w:hint="default"/>
      </w:rPr>
    </w:lvl>
    <w:lvl w:ilvl="4" w:tplc="37AE92FC">
      <w:start w:val="1"/>
      <w:numFmt w:val="bullet"/>
      <w:lvlText w:val="o"/>
      <w:lvlJc w:val="left"/>
      <w:pPr>
        <w:ind w:left="3600" w:hanging="360"/>
      </w:pPr>
      <w:rPr>
        <w:rFonts w:ascii="Courier New" w:hAnsi="Courier New" w:hint="default"/>
      </w:rPr>
    </w:lvl>
    <w:lvl w:ilvl="5" w:tplc="6D48ECC6">
      <w:start w:val="1"/>
      <w:numFmt w:val="bullet"/>
      <w:lvlText w:val=""/>
      <w:lvlJc w:val="left"/>
      <w:pPr>
        <w:ind w:left="4320" w:hanging="360"/>
      </w:pPr>
      <w:rPr>
        <w:rFonts w:ascii="Wingdings" w:hAnsi="Wingdings" w:hint="default"/>
      </w:rPr>
    </w:lvl>
    <w:lvl w:ilvl="6" w:tplc="01DE191E">
      <w:start w:val="1"/>
      <w:numFmt w:val="bullet"/>
      <w:lvlText w:val=""/>
      <w:lvlJc w:val="left"/>
      <w:pPr>
        <w:ind w:left="5040" w:hanging="360"/>
      </w:pPr>
      <w:rPr>
        <w:rFonts w:ascii="Symbol" w:hAnsi="Symbol" w:hint="default"/>
      </w:rPr>
    </w:lvl>
    <w:lvl w:ilvl="7" w:tplc="D564DC98">
      <w:start w:val="1"/>
      <w:numFmt w:val="bullet"/>
      <w:lvlText w:val="o"/>
      <w:lvlJc w:val="left"/>
      <w:pPr>
        <w:ind w:left="5760" w:hanging="360"/>
      </w:pPr>
      <w:rPr>
        <w:rFonts w:ascii="Courier New" w:hAnsi="Courier New" w:hint="default"/>
      </w:rPr>
    </w:lvl>
    <w:lvl w:ilvl="8" w:tplc="4072C68A">
      <w:start w:val="1"/>
      <w:numFmt w:val="bullet"/>
      <w:lvlText w:val=""/>
      <w:lvlJc w:val="left"/>
      <w:pPr>
        <w:ind w:left="6480" w:hanging="360"/>
      </w:pPr>
      <w:rPr>
        <w:rFonts w:ascii="Wingdings" w:hAnsi="Wingdings" w:hint="default"/>
      </w:rPr>
    </w:lvl>
  </w:abstractNum>
  <w:abstractNum w:abstractNumId="14" w15:restartNumberingAfterBreak="0">
    <w:nsid w:val="2C72C5DE"/>
    <w:multiLevelType w:val="hybridMultilevel"/>
    <w:tmpl w:val="FFFFFFFF"/>
    <w:lvl w:ilvl="0" w:tplc="380695D8">
      <w:start w:val="1"/>
      <w:numFmt w:val="bullet"/>
      <w:lvlText w:val=""/>
      <w:lvlJc w:val="left"/>
      <w:pPr>
        <w:ind w:left="720" w:hanging="360"/>
      </w:pPr>
      <w:rPr>
        <w:rFonts w:ascii="Symbol" w:hAnsi="Symbol" w:hint="default"/>
      </w:rPr>
    </w:lvl>
    <w:lvl w:ilvl="1" w:tplc="0B8C3D9A">
      <w:start w:val="1"/>
      <w:numFmt w:val="bullet"/>
      <w:lvlText w:val="o"/>
      <w:lvlJc w:val="left"/>
      <w:pPr>
        <w:ind w:left="1440" w:hanging="360"/>
      </w:pPr>
      <w:rPr>
        <w:rFonts w:ascii="Courier New" w:hAnsi="Courier New" w:hint="default"/>
      </w:rPr>
    </w:lvl>
    <w:lvl w:ilvl="2" w:tplc="D13689DE">
      <w:start w:val="1"/>
      <w:numFmt w:val="bullet"/>
      <w:lvlText w:val=""/>
      <w:lvlJc w:val="left"/>
      <w:pPr>
        <w:ind w:left="2160" w:hanging="360"/>
      </w:pPr>
      <w:rPr>
        <w:rFonts w:ascii="Wingdings" w:hAnsi="Wingdings" w:hint="default"/>
      </w:rPr>
    </w:lvl>
    <w:lvl w:ilvl="3" w:tplc="7270CBAC">
      <w:start w:val="1"/>
      <w:numFmt w:val="bullet"/>
      <w:lvlText w:val=""/>
      <w:lvlJc w:val="left"/>
      <w:pPr>
        <w:ind w:left="2880" w:hanging="360"/>
      </w:pPr>
      <w:rPr>
        <w:rFonts w:ascii="Symbol" w:hAnsi="Symbol" w:hint="default"/>
      </w:rPr>
    </w:lvl>
    <w:lvl w:ilvl="4" w:tplc="1256BF3C">
      <w:start w:val="1"/>
      <w:numFmt w:val="bullet"/>
      <w:lvlText w:val="o"/>
      <w:lvlJc w:val="left"/>
      <w:pPr>
        <w:ind w:left="3600" w:hanging="360"/>
      </w:pPr>
      <w:rPr>
        <w:rFonts w:ascii="Courier New" w:hAnsi="Courier New" w:hint="default"/>
      </w:rPr>
    </w:lvl>
    <w:lvl w:ilvl="5" w:tplc="F9587232">
      <w:start w:val="1"/>
      <w:numFmt w:val="bullet"/>
      <w:lvlText w:val=""/>
      <w:lvlJc w:val="left"/>
      <w:pPr>
        <w:ind w:left="4320" w:hanging="360"/>
      </w:pPr>
      <w:rPr>
        <w:rFonts w:ascii="Wingdings" w:hAnsi="Wingdings" w:hint="default"/>
      </w:rPr>
    </w:lvl>
    <w:lvl w:ilvl="6" w:tplc="4080BCC2">
      <w:start w:val="1"/>
      <w:numFmt w:val="bullet"/>
      <w:lvlText w:val=""/>
      <w:lvlJc w:val="left"/>
      <w:pPr>
        <w:ind w:left="5040" w:hanging="360"/>
      </w:pPr>
      <w:rPr>
        <w:rFonts w:ascii="Symbol" w:hAnsi="Symbol" w:hint="default"/>
      </w:rPr>
    </w:lvl>
    <w:lvl w:ilvl="7" w:tplc="CEB8F758">
      <w:start w:val="1"/>
      <w:numFmt w:val="bullet"/>
      <w:lvlText w:val="o"/>
      <w:lvlJc w:val="left"/>
      <w:pPr>
        <w:ind w:left="5760" w:hanging="360"/>
      </w:pPr>
      <w:rPr>
        <w:rFonts w:ascii="Courier New" w:hAnsi="Courier New" w:hint="default"/>
      </w:rPr>
    </w:lvl>
    <w:lvl w:ilvl="8" w:tplc="9574F172">
      <w:start w:val="1"/>
      <w:numFmt w:val="bullet"/>
      <w:lvlText w:val=""/>
      <w:lvlJc w:val="left"/>
      <w:pPr>
        <w:ind w:left="6480" w:hanging="360"/>
      </w:pPr>
      <w:rPr>
        <w:rFonts w:ascii="Wingdings" w:hAnsi="Wingdings" w:hint="default"/>
      </w:rPr>
    </w:lvl>
  </w:abstractNum>
  <w:abstractNum w:abstractNumId="15" w15:restartNumberingAfterBreak="0">
    <w:nsid w:val="2D6843F8"/>
    <w:multiLevelType w:val="hybridMultilevel"/>
    <w:tmpl w:val="FFFFFFFF"/>
    <w:lvl w:ilvl="0" w:tplc="4A46C422">
      <w:start w:val="1"/>
      <w:numFmt w:val="bullet"/>
      <w:lvlText w:val=""/>
      <w:lvlJc w:val="left"/>
      <w:pPr>
        <w:ind w:left="720" w:hanging="360"/>
      </w:pPr>
      <w:rPr>
        <w:rFonts w:ascii="Symbol" w:hAnsi="Symbol" w:hint="default"/>
      </w:rPr>
    </w:lvl>
    <w:lvl w:ilvl="1" w:tplc="03589BDA">
      <w:start w:val="1"/>
      <w:numFmt w:val="bullet"/>
      <w:lvlText w:val="o"/>
      <w:lvlJc w:val="left"/>
      <w:pPr>
        <w:ind w:left="1440" w:hanging="360"/>
      </w:pPr>
      <w:rPr>
        <w:rFonts w:ascii="Courier New" w:hAnsi="Courier New" w:hint="default"/>
      </w:rPr>
    </w:lvl>
    <w:lvl w:ilvl="2" w:tplc="95EAAD90">
      <w:start w:val="1"/>
      <w:numFmt w:val="bullet"/>
      <w:lvlText w:val=""/>
      <w:lvlJc w:val="left"/>
      <w:pPr>
        <w:ind w:left="2160" w:hanging="360"/>
      </w:pPr>
      <w:rPr>
        <w:rFonts w:ascii="Wingdings" w:hAnsi="Wingdings" w:hint="default"/>
      </w:rPr>
    </w:lvl>
    <w:lvl w:ilvl="3" w:tplc="DC80CBBE">
      <w:start w:val="1"/>
      <w:numFmt w:val="bullet"/>
      <w:lvlText w:val=""/>
      <w:lvlJc w:val="left"/>
      <w:pPr>
        <w:ind w:left="2880" w:hanging="360"/>
      </w:pPr>
      <w:rPr>
        <w:rFonts w:ascii="Symbol" w:hAnsi="Symbol" w:hint="default"/>
      </w:rPr>
    </w:lvl>
    <w:lvl w:ilvl="4" w:tplc="E0CEC338">
      <w:start w:val="1"/>
      <w:numFmt w:val="bullet"/>
      <w:lvlText w:val="o"/>
      <w:lvlJc w:val="left"/>
      <w:pPr>
        <w:ind w:left="3600" w:hanging="360"/>
      </w:pPr>
      <w:rPr>
        <w:rFonts w:ascii="Courier New" w:hAnsi="Courier New" w:hint="default"/>
      </w:rPr>
    </w:lvl>
    <w:lvl w:ilvl="5" w:tplc="BB984080">
      <w:start w:val="1"/>
      <w:numFmt w:val="bullet"/>
      <w:lvlText w:val=""/>
      <w:lvlJc w:val="left"/>
      <w:pPr>
        <w:ind w:left="4320" w:hanging="360"/>
      </w:pPr>
      <w:rPr>
        <w:rFonts w:ascii="Wingdings" w:hAnsi="Wingdings" w:hint="default"/>
      </w:rPr>
    </w:lvl>
    <w:lvl w:ilvl="6" w:tplc="E1C872EE">
      <w:start w:val="1"/>
      <w:numFmt w:val="bullet"/>
      <w:lvlText w:val=""/>
      <w:lvlJc w:val="left"/>
      <w:pPr>
        <w:ind w:left="5040" w:hanging="360"/>
      </w:pPr>
      <w:rPr>
        <w:rFonts w:ascii="Symbol" w:hAnsi="Symbol" w:hint="default"/>
      </w:rPr>
    </w:lvl>
    <w:lvl w:ilvl="7" w:tplc="74F6A008">
      <w:start w:val="1"/>
      <w:numFmt w:val="bullet"/>
      <w:lvlText w:val="o"/>
      <w:lvlJc w:val="left"/>
      <w:pPr>
        <w:ind w:left="5760" w:hanging="360"/>
      </w:pPr>
      <w:rPr>
        <w:rFonts w:ascii="Courier New" w:hAnsi="Courier New" w:hint="default"/>
      </w:rPr>
    </w:lvl>
    <w:lvl w:ilvl="8" w:tplc="EB82741C">
      <w:start w:val="1"/>
      <w:numFmt w:val="bullet"/>
      <w:lvlText w:val=""/>
      <w:lvlJc w:val="left"/>
      <w:pPr>
        <w:ind w:left="6480" w:hanging="360"/>
      </w:pPr>
      <w:rPr>
        <w:rFonts w:ascii="Wingdings" w:hAnsi="Wingdings" w:hint="default"/>
      </w:rPr>
    </w:lvl>
  </w:abstractNum>
  <w:abstractNum w:abstractNumId="16" w15:restartNumberingAfterBreak="0">
    <w:nsid w:val="30618339"/>
    <w:multiLevelType w:val="hybridMultilevel"/>
    <w:tmpl w:val="FFFFFFFF"/>
    <w:lvl w:ilvl="0" w:tplc="0292DF5E">
      <w:start w:val="1"/>
      <w:numFmt w:val="bullet"/>
      <w:lvlText w:val=""/>
      <w:lvlJc w:val="left"/>
      <w:pPr>
        <w:ind w:left="720" w:hanging="360"/>
      </w:pPr>
      <w:rPr>
        <w:rFonts w:ascii="Symbol" w:hAnsi="Symbol" w:hint="default"/>
      </w:rPr>
    </w:lvl>
    <w:lvl w:ilvl="1" w:tplc="A20C4CAE">
      <w:start w:val="1"/>
      <w:numFmt w:val="bullet"/>
      <w:lvlText w:val="o"/>
      <w:lvlJc w:val="left"/>
      <w:pPr>
        <w:ind w:left="1440" w:hanging="360"/>
      </w:pPr>
      <w:rPr>
        <w:rFonts w:ascii="Courier New" w:hAnsi="Courier New" w:hint="default"/>
      </w:rPr>
    </w:lvl>
    <w:lvl w:ilvl="2" w:tplc="04C69F8C">
      <w:start w:val="1"/>
      <w:numFmt w:val="bullet"/>
      <w:lvlText w:val=""/>
      <w:lvlJc w:val="left"/>
      <w:pPr>
        <w:ind w:left="2160" w:hanging="360"/>
      </w:pPr>
      <w:rPr>
        <w:rFonts w:ascii="Wingdings" w:hAnsi="Wingdings" w:hint="default"/>
      </w:rPr>
    </w:lvl>
    <w:lvl w:ilvl="3" w:tplc="53ECFB22">
      <w:start w:val="1"/>
      <w:numFmt w:val="bullet"/>
      <w:lvlText w:val=""/>
      <w:lvlJc w:val="left"/>
      <w:pPr>
        <w:ind w:left="2880" w:hanging="360"/>
      </w:pPr>
      <w:rPr>
        <w:rFonts w:ascii="Symbol" w:hAnsi="Symbol" w:hint="default"/>
      </w:rPr>
    </w:lvl>
    <w:lvl w:ilvl="4" w:tplc="EF0C47D8">
      <w:start w:val="1"/>
      <w:numFmt w:val="bullet"/>
      <w:lvlText w:val="o"/>
      <w:lvlJc w:val="left"/>
      <w:pPr>
        <w:ind w:left="3600" w:hanging="360"/>
      </w:pPr>
      <w:rPr>
        <w:rFonts w:ascii="Courier New" w:hAnsi="Courier New" w:hint="default"/>
      </w:rPr>
    </w:lvl>
    <w:lvl w:ilvl="5" w:tplc="8B26CD58">
      <w:start w:val="1"/>
      <w:numFmt w:val="bullet"/>
      <w:lvlText w:val=""/>
      <w:lvlJc w:val="left"/>
      <w:pPr>
        <w:ind w:left="4320" w:hanging="360"/>
      </w:pPr>
      <w:rPr>
        <w:rFonts w:ascii="Wingdings" w:hAnsi="Wingdings" w:hint="default"/>
      </w:rPr>
    </w:lvl>
    <w:lvl w:ilvl="6" w:tplc="3BA20B06">
      <w:start w:val="1"/>
      <w:numFmt w:val="bullet"/>
      <w:lvlText w:val=""/>
      <w:lvlJc w:val="left"/>
      <w:pPr>
        <w:ind w:left="5040" w:hanging="360"/>
      </w:pPr>
      <w:rPr>
        <w:rFonts w:ascii="Symbol" w:hAnsi="Symbol" w:hint="default"/>
      </w:rPr>
    </w:lvl>
    <w:lvl w:ilvl="7" w:tplc="471C90C0">
      <w:start w:val="1"/>
      <w:numFmt w:val="bullet"/>
      <w:lvlText w:val="o"/>
      <w:lvlJc w:val="left"/>
      <w:pPr>
        <w:ind w:left="5760" w:hanging="360"/>
      </w:pPr>
      <w:rPr>
        <w:rFonts w:ascii="Courier New" w:hAnsi="Courier New" w:hint="default"/>
      </w:rPr>
    </w:lvl>
    <w:lvl w:ilvl="8" w:tplc="7FBCAE92">
      <w:start w:val="1"/>
      <w:numFmt w:val="bullet"/>
      <w:lvlText w:val=""/>
      <w:lvlJc w:val="left"/>
      <w:pPr>
        <w:ind w:left="6480" w:hanging="360"/>
      </w:pPr>
      <w:rPr>
        <w:rFonts w:ascii="Wingdings" w:hAnsi="Wingdings" w:hint="default"/>
      </w:rPr>
    </w:lvl>
  </w:abstractNum>
  <w:abstractNum w:abstractNumId="17" w15:restartNumberingAfterBreak="0">
    <w:nsid w:val="349DC6D8"/>
    <w:multiLevelType w:val="hybridMultilevel"/>
    <w:tmpl w:val="FFFFFFFF"/>
    <w:lvl w:ilvl="0" w:tplc="10CCA538">
      <w:start w:val="1"/>
      <w:numFmt w:val="bullet"/>
      <w:lvlText w:val=""/>
      <w:lvlJc w:val="left"/>
      <w:pPr>
        <w:ind w:left="720" w:hanging="360"/>
      </w:pPr>
      <w:rPr>
        <w:rFonts w:ascii="Symbol" w:hAnsi="Symbol" w:hint="default"/>
      </w:rPr>
    </w:lvl>
    <w:lvl w:ilvl="1" w:tplc="0460289E">
      <w:start w:val="1"/>
      <w:numFmt w:val="bullet"/>
      <w:lvlText w:val="o"/>
      <w:lvlJc w:val="left"/>
      <w:pPr>
        <w:ind w:left="1440" w:hanging="360"/>
      </w:pPr>
      <w:rPr>
        <w:rFonts w:ascii="Courier New" w:hAnsi="Courier New" w:hint="default"/>
      </w:rPr>
    </w:lvl>
    <w:lvl w:ilvl="2" w:tplc="79A88F98">
      <w:start w:val="1"/>
      <w:numFmt w:val="bullet"/>
      <w:lvlText w:val=""/>
      <w:lvlJc w:val="left"/>
      <w:pPr>
        <w:ind w:left="2160" w:hanging="360"/>
      </w:pPr>
      <w:rPr>
        <w:rFonts w:ascii="Wingdings" w:hAnsi="Wingdings" w:hint="default"/>
      </w:rPr>
    </w:lvl>
    <w:lvl w:ilvl="3" w:tplc="1C8EB558">
      <w:start w:val="1"/>
      <w:numFmt w:val="bullet"/>
      <w:lvlText w:val=""/>
      <w:lvlJc w:val="left"/>
      <w:pPr>
        <w:ind w:left="2880" w:hanging="360"/>
      </w:pPr>
      <w:rPr>
        <w:rFonts w:ascii="Symbol" w:hAnsi="Symbol" w:hint="default"/>
      </w:rPr>
    </w:lvl>
    <w:lvl w:ilvl="4" w:tplc="881E8612">
      <w:start w:val="1"/>
      <w:numFmt w:val="bullet"/>
      <w:lvlText w:val="o"/>
      <w:lvlJc w:val="left"/>
      <w:pPr>
        <w:ind w:left="3600" w:hanging="360"/>
      </w:pPr>
      <w:rPr>
        <w:rFonts w:ascii="Courier New" w:hAnsi="Courier New" w:hint="default"/>
      </w:rPr>
    </w:lvl>
    <w:lvl w:ilvl="5" w:tplc="F192199E">
      <w:start w:val="1"/>
      <w:numFmt w:val="bullet"/>
      <w:lvlText w:val=""/>
      <w:lvlJc w:val="left"/>
      <w:pPr>
        <w:ind w:left="4320" w:hanging="360"/>
      </w:pPr>
      <w:rPr>
        <w:rFonts w:ascii="Wingdings" w:hAnsi="Wingdings" w:hint="default"/>
      </w:rPr>
    </w:lvl>
    <w:lvl w:ilvl="6" w:tplc="00FE5A00">
      <w:start w:val="1"/>
      <w:numFmt w:val="bullet"/>
      <w:lvlText w:val=""/>
      <w:lvlJc w:val="left"/>
      <w:pPr>
        <w:ind w:left="5040" w:hanging="360"/>
      </w:pPr>
      <w:rPr>
        <w:rFonts w:ascii="Symbol" w:hAnsi="Symbol" w:hint="default"/>
      </w:rPr>
    </w:lvl>
    <w:lvl w:ilvl="7" w:tplc="0F9295A0">
      <w:start w:val="1"/>
      <w:numFmt w:val="bullet"/>
      <w:lvlText w:val="o"/>
      <w:lvlJc w:val="left"/>
      <w:pPr>
        <w:ind w:left="5760" w:hanging="360"/>
      </w:pPr>
      <w:rPr>
        <w:rFonts w:ascii="Courier New" w:hAnsi="Courier New" w:hint="default"/>
      </w:rPr>
    </w:lvl>
    <w:lvl w:ilvl="8" w:tplc="97E23BBE">
      <w:start w:val="1"/>
      <w:numFmt w:val="bullet"/>
      <w:lvlText w:val=""/>
      <w:lvlJc w:val="left"/>
      <w:pPr>
        <w:ind w:left="6480" w:hanging="360"/>
      </w:pPr>
      <w:rPr>
        <w:rFonts w:ascii="Wingdings" w:hAnsi="Wingdings" w:hint="default"/>
      </w:rPr>
    </w:lvl>
  </w:abstractNum>
  <w:abstractNum w:abstractNumId="18" w15:restartNumberingAfterBreak="0">
    <w:nsid w:val="351558D4"/>
    <w:multiLevelType w:val="hybridMultilevel"/>
    <w:tmpl w:val="FFFFFFFF"/>
    <w:lvl w:ilvl="0" w:tplc="3E42B77C">
      <w:start w:val="1"/>
      <w:numFmt w:val="bullet"/>
      <w:lvlText w:val=""/>
      <w:lvlJc w:val="left"/>
      <w:pPr>
        <w:ind w:left="1068" w:hanging="360"/>
      </w:pPr>
      <w:rPr>
        <w:rFonts w:ascii="Symbol" w:hAnsi="Symbol" w:hint="default"/>
      </w:rPr>
    </w:lvl>
    <w:lvl w:ilvl="1" w:tplc="8960BF4A">
      <w:start w:val="1"/>
      <w:numFmt w:val="bullet"/>
      <w:lvlText w:val="o"/>
      <w:lvlJc w:val="left"/>
      <w:pPr>
        <w:ind w:left="1788" w:hanging="360"/>
      </w:pPr>
      <w:rPr>
        <w:rFonts w:ascii="Courier New" w:hAnsi="Courier New" w:hint="default"/>
      </w:rPr>
    </w:lvl>
    <w:lvl w:ilvl="2" w:tplc="0510A2B6">
      <w:start w:val="1"/>
      <w:numFmt w:val="bullet"/>
      <w:lvlText w:val=""/>
      <w:lvlJc w:val="left"/>
      <w:pPr>
        <w:ind w:left="2508" w:hanging="360"/>
      </w:pPr>
      <w:rPr>
        <w:rFonts w:ascii="Wingdings" w:hAnsi="Wingdings" w:hint="default"/>
      </w:rPr>
    </w:lvl>
    <w:lvl w:ilvl="3" w:tplc="9E38768A">
      <w:start w:val="1"/>
      <w:numFmt w:val="bullet"/>
      <w:lvlText w:val=""/>
      <w:lvlJc w:val="left"/>
      <w:pPr>
        <w:ind w:left="3228" w:hanging="360"/>
      </w:pPr>
      <w:rPr>
        <w:rFonts w:ascii="Symbol" w:hAnsi="Symbol" w:hint="default"/>
      </w:rPr>
    </w:lvl>
    <w:lvl w:ilvl="4" w:tplc="F3F6CB8A">
      <w:start w:val="1"/>
      <w:numFmt w:val="bullet"/>
      <w:lvlText w:val="o"/>
      <w:lvlJc w:val="left"/>
      <w:pPr>
        <w:ind w:left="3948" w:hanging="360"/>
      </w:pPr>
      <w:rPr>
        <w:rFonts w:ascii="Courier New" w:hAnsi="Courier New" w:hint="default"/>
      </w:rPr>
    </w:lvl>
    <w:lvl w:ilvl="5" w:tplc="0B7E5530">
      <w:start w:val="1"/>
      <w:numFmt w:val="bullet"/>
      <w:lvlText w:val=""/>
      <w:lvlJc w:val="left"/>
      <w:pPr>
        <w:ind w:left="4668" w:hanging="360"/>
      </w:pPr>
      <w:rPr>
        <w:rFonts w:ascii="Wingdings" w:hAnsi="Wingdings" w:hint="default"/>
      </w:rPr>
    </w:lvl>
    <w:lvl w:ilvl="6" w:tplc="862E2D80">
      <w:start w:val="1"/>
      <w:numFmt w:val="bullet"/>
      <w:lvlText w:val=""/>
      <w:lvlJc w:val="left"/>
      <w:pPr>
        <w:ind w:left="5388" w:hanging="360"/>
      </w:pPr>
      <w:rPr>
        <w:rFonts w:ascii="Symbol" w:hAnsi="Symbol" w:hint="default"/>
      </w:rPr>
    </w:lvl>
    <w:lvl w:ilvl="7" w:tplc="09EABD78">
      <w:start w:val="1"/>
      <w:numFmt w:val="bullet"/>
      <w:lvlText w:val="o"/>
      <w:lvlJc w:val="left"/>
      <w:pPr>
        <w:ind w:left="6108" w:hanging="360"/>
      </w:pPr>
      <w:rPr>
        <w:rFonts w:ascii="Courier New" w:hAnsi="Courier New" w:hint="default"/>
      </w:rPr>
    </w:lvl>
    <w:lvl w:ilvl="8" w:tplc="4C4083D0">
      <w:start w:val="1"/>
      <w:numFmt w:val="bullet"/>
      <w:lvlText w:val=""/>
      <w:lvlJc w:val="left"/>
      <w:pPr>
        <w:ind w:left="6828" w:hanging="360"/>
      </w:pPr>
      <w:rPr>
        <w:rFonts w:ascii="Wingdings" w:hAnsi="Wingdings" w:hint="default"/>
      </w:rPr>
    </w:lvl>
  </w:abstractNum>
  <w:abstractNum w:abstractNumId="19" w15:restartNumberingAfterBreak="0">
    <w:nsid w:val="37FAC750"/>
    <w:multiLevelType w:val="hybridMultilevel"/>
    <w:tmpl w:val="FFFFFFFF"/>
    <w:lvl w:ilvl="0" w:tplc="3886E932">
      <w:start w:val="1"/>
      <w:numFmt w:val="bullet"/>
      <w:lvlText w:val=""/>
      <w:lvlJc w:val="left"/>
      <w:pPr>
        <w:ind w:left="720" w:hanging="360"/>
      </w:pPr>
      <w:rPr>
        <w:rFonts w:ascii="Symbol" w:hAnsi="Symbol" w:hint="default"/>
      </w:rPr>
    </w:lvl>
    <w:lvl w:ilvl="1" w:tplc="ADDEB88A">
      <w:start w:val="1"/>
      <w:numFmt w:val="bullet"/>
      <w:lvlText w:val="o"/>
      <w:lvlJc w:val="left"/>
      <w:pPr>
        <w:ind w:left="1440" w:hanging="360"/>
      </w:pPr>
      <w:rPr>
        <w:rFonts w:ascii="Courier New" w:hAnsi="Courier New" w:hint="default"/>
      </w:rPr>
    </w:lvl>
    <w:lvl w:ilvl="2" w:tplc="15D29E8E">
      <w:start w:val="1"/>
      <w:numFmt w:val="bullet"/>
      <w:lvlText w:val=""/>
      <w:lvlJc w:val="left"/>
      <w:pPr>
        <w:ind w:left="2160" w:hanging="360"/>
      </w:pPr>
      <w:rPr>
        <w:rFonts w:ascii="Wingdings" w:hAnsi="Wingdings" w:hint="default"/>
      </w:rPr>
    </w:lvl>
    <w:lvl w:ilvl="3" w:tplc="2E002050">
      <w:start w:val="1"/>
      <w:numFmt w:val="bullet"/>
      <w:lvlText w:val=""/>
      <w:lvlJc w:val="left"/>
      <w:pPr>
        <w:ind w:left="2880" w:hanging="360"/>
      </w:pPr>
      <w:rPr>
        <w:rFonts w:ascii="Symbol" w:hAnsi="Symbol" w:hint="default"/>
      </w:rPr>
    </w:lvl>
    <w:lvl w:ilvl="4" w:tplc="04B623BC">
      <w:start w:val="1"/>
      <w:numFmt w:val="bullet"/>
      <w:lvlText w:val="o"/>
      <w:lvlJc w:val="left"/>
      <w:pPr>
        <w:ind w:left="3600" w:hanging="360"/>
      </w:pPr>
      <w:rPr>
        <w:rFonts w:ascii="Courier New" w:hAnsi="Courier New" w:hint="default"/>
      </w:rPr>
    </w:lvl>
    <w:lvl w:ilvl="5" w:tplc="580C3342">
      <w:start w:val="1"/>
      <w:numFmt w:val="bullet"/>
      <w:lvlText w:val=""/>
      <w:lvlJc w:val="left"/>
      <w:pPr>
        <w:ind w:left="4320" w:hanging="360"/>
      </w:pPr>
      <w:rPr>
        <w:rFonts w:ascii="Wingdings" w:hAnsi="Wingdings" w:hint="default"/>
      </w:rPr>
    </w:lvl>
    <w:lvl w:ilvl="6" w:tplc="F1222468">
      <w:start w:val="1"/>
      <w:numFmt w:val="bullet"/>
      <w:lvlText w:val=""/>
      <w:lvlJc w:val="left"/>
      <w:pPr>
        <w:ind w:left="5040" w:hanging="360"/>
      </w:pPr>
      <w:rPr>
        <w:rFonts w:ascii="Symbol" w:hAnsi="Symbol" w:hint="default"/>
      </w:rPr>
    </w:lvl>
    <w:lvl w:ilvl="7" w:tplc="28965F92">
      <w:start w:val="1"/>
      <w:numFmt w:val="bullet"/>
      <w:lvlText w:val="o"/>
      <w:lvlJc w:val="left"/>
      <w:pPr>
        <w:ind w:left="5760" w:hanging="360"/>
      </w:pPr>
      <w:rPr>
        <w:rFonts w:ascii="Courier New" w:hAnsi="Courier New" w:hint="default"/>
      </w:rPr>
    </w:lvl>
    <w:lvl w:ilvl="8" w:tplc="C9FA0BC4">
      <w:start w:val="1"/>
      <w:numFmt w:val="bullet"/>
      <w:lvlText w:val=""/>
      <w:lvlJc w:val="left"/>
      <w:pPr>
        <w:ind w:left="6480" w:hanging="360"/>
      </w:pPr>
      <w:rPr>
        <w:rFonts w:ascii="Wingdings" w:hAnsi="Wingdings" w:hint="default"/>
      </w:rPr>
    </w:lvl>
  </w:abstractNum>
  <w:abstractNum w:abstractNumId="20" w15:restartNumberingAfterBreak="0">
    <w:nsid w:val="394A1CAA"/>
    <w:multiLevelType w:val="hybridMultilevel"/>
    <w:tmpl w:val="BDCA89A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09CC52E"/>
    <w:multiLevelType w:val="hybridMultilevel"/>
    <w:tmpl w:val="FFFFFFFF"/>
    <w:lvl w:ilvl="0" w:tplc="4AFE5DA2">
      <w:start w:val="1"/>
      <w:numFmt w:val="bullet"/>
      <w:lvlText w:val=""/>
      <w:lvlJc w:val="left"/>
      <w:pPr>
        <w:ind w:left="720" w:hanging="360"/>
      </w:pPr>
      <w:rPr>
        <w:rFonts w:ascii="Symbol" w:hAnsi="Symbol" w:hint="default"/>
      </w:rPr>
    </w:lvl>
    <w:lvl w:ilvl="1" w:tplc="A912AF4C">
      <w:start w:val="1"/>
      <w:numFmt w:val="bullet"/>
      <w:lvlText w:val="o"/>
      <w:lvlJc w:val="left"/>
      <w:pPr>
        <w:ind w:left="1440" w:hanging="360"/>
      </w:pPr>
      <w:rPr>
        <w:rFonts w:ascii="Courier New" w:hAnsi="Courier New" w:hint="default"/>
      </w:rPr>
    </w:lvl>
    <w:lvl w:ilvl="2" w:tplc="9362A1FC">
      <w:start w:val="1"/>
      <w:numFmt w:val="bullet"/>
      <w:lvlText w:val=""/>
      <w:lvlJc w:val="left"/>
      <w:pPr>
        <w:ind w:left="2160" w:hanging="360"/>
      </w:pPr>
      <w:rPr>
        <w:rFonts w:ascii="Wingdings" w:hAnsi="Wingdings" w:hint="default"/>
      </w:rPr>
    </w:lvl>
    <w:lvl w:ilvl="3" w:tplc="C658BC06">
      <w:start w:val="1"/>
      <w:numFmt w:val="bullet"/>
      <w:lvlText w:val=""/>
      <w:lvlJc w:val="left"/>
      <w:pPr>
        <w:ind w:left="2880" w:hanging="360"/>
      </w:pPr>
      <w:rPr>
        <w:rFonts w:ascii="Symbol" w:hAnsi="Symbol" w:hint="default"/>
      </w:rPr>
    </w:lvl>
    <w:lvl w:ilvl="4" w:tplc="DCF8A3F8">
      <w:start w:val="1"/>
      <w:numFmt w:val="bullet"/>
      <w:lvlText w:val="o"/>
      <w:lvlJc w:val="left"/>
      <w:pPr>
        <w:ind w:left="3600" w:hanging="360"/>
      </w:pPr>
      <w:rPr>
        <w:rFonts w:ascii="Courier New" w:hAnsi="Courier New" w:hint="default"/>
      </w:rPr>
    </w:lvl>
    <w:lvl w:ilvl="5" w:tplc="E788E248">
      <w:start w:val="1"/>
      <w:numFmt w:val="bullet"/>
      <w:lvlText w:val=""/>
      <w:lvlJc w:val="left"/>
      <w:pPr>
        <w:ind w:left="4320" w:hanging="360"/>
      </w:pPr>
      <w:rPr>
        <w:rFonts w:ascii="Wingdings" w:hAnsi="Wingdings" w:hint="default"/>
      </w:rPr>
    </w:lvl>
    <w:lvl w:ilvl="6" w:tplc="910C030C">
      <w:start w:val="1"/>
      <w:numFmt w:val="bullet"/>
      <w:lvlText w:val=""/>
      <w:lvlJc w:val="left"/>
      <w:pPr>
        <w:ind w:left="5040" w:hanging="360"/>
      </w:pPr>
      <w:rPr>
        <w:rFonts w:ascii="Symbol" w:hAnsi="Symbol" w:hint="default"/>
      </w:rPr>
    </w:lvl>
    <w:lvl w:ilvl="7" w:tplc="642EBC24">
      <w:start w:val="1"/>
      <w:numFmt w:val="bullet"/>
      <w:lvlText w:val="o"/>
      <w:lvlJc w:val="left"/>
      <w:pPr>
        <w:ind w:left="5760" w:hanging="360"/>
      </w:pPr>
      <w:rPr>
        <w:rFonts w:ascii="Courier New" w:hAnsi="Courier New" w:hint="default"/>
      </w:rPr>
    </w:lvl>
    <w:lvl w:ilvl="8" w:tplc="60507572">
      <w:start w:val="1"/>
      <w:numFmt w:val="bullet"/>
      <w:lvlText w:val=""/>
      <w:lvlJc w:val="left"/>
      <w:pPr>
        <w:ind w:left="6480" w:hanging="360"/>
      </w:pPr>
      <w:rPr>
        <w:rFonts w:ascii="Wingdings" w:hAnsi="Wingdings" w:hint="default"/>
      </w:rPr>
    </w:lvl>
  </w:abstractNum>
  <w:abstractNum w:abstractNumId="22" w15:restartNumberingAfterBreak="0">
    <w:nsid w:val="453EAC20"/>
    <w:multiLevelType w:val="hybridMultilevel"/>
    <w:tmpl w:val="FFFFFFFF"/>
    <w:lvl w:ilvl="0" w:tplc="81E22A86">
      <w:start w:val="1"/>
      <w:numFmt w:val="bullet"/>
      <w:lvlText w:val=""/>
      <w:lvlJc w:val="left"/>
      <w:pPr>
        <w:ind w:left="720" w:hanging="360"/>
      </w:pPr>
      <w:rPr>
        <w:rFonts w:ascii="Symbol" w:hAnsi="Symbol" w:hint="default"/>
      </w:rPr>
    </w:lvl>
    <w:lvl w:ilvl="1" w:tplc="BDC0F238">
      <w:start w:val="1"/>
      <w:numFmt w:val="bullet"/>
      <w:lvlText w:val="o"/>
      <w:lvlJc w:val="left"/>
      <w:pPr>
        <w:ind w:left="1440" w:hanging="360"/>
      </w:pPr>
      <w:rPr>
        <w:rFonts w:ascii="Courier New" w:hAnsi="Courier New" w:hint="default"/>
      </w:rPr>
    </w:lvl>
    <w:lvl w:ilvl="2" w:tplc="FDF07420">
      <w:start w:val="1"/>
      <w:numFmt w:val="bullet"/>
      <w:lvlText w:val=""/>
      <w:lvlJc w:val="left"/>
      <w:pPr>
        <w:ind w:left="2160" w:hanging="360"/>
      </w:pPr>
      <w:rPr>
        <w:rFonts w:ascii="Wingdings" w:hAnsi="Wingdings" w:hint="default"/>
      </w:rPr>
    </w:lvl>
    <w:lvl w:ilvl="3" w:tplc="4FD8A660">
      <w:start w:val="1"/>
      <w:numFmt w:val="bullet"/>
      <w:lvlText w:val=""/>
      <w:lvlJc w:val="left"/>
      <w:pPr>
        <w:ind w:left="2880" w:hanging="360"/>
      </w:pPr>
      <w:rPr>
        <w:rFonts w:ascii="Symbol" w:hAnsi="Symbol" w:hint="default"/>
      </w:rPr>
    </w:lvl>
    <w:lvl w:ilvl="4" w:tplc="64BE2612">
      <w:start w:val="1"/>
      <w:numFmt w:val="bullet"/>
      <w:lvlText w:val="o"/>
      <w:lvlJc w:val="left"/>
      <w:pPr>
        <w:ind w:left="3600" w:hanging="360"/>
      </w:pPr>
      <w:rPr>
        <w:rFonts w:ascii="Courier New" w:hAnsi="Courier New" w:hint="default"/>
      </w:rPr>
    </w:lvl>
    <w:lvl w:ilvl="5" w:tplc="DD4EB4FE">
      <w:start w:val="1"/>
      <w:numFmt w:val="bullet"/>
      <w:lvlText w:val=""/>
      <w:lvlJc w:val="left"/>
      <w:pPr>
        <w:ind w:left="4320" w:hanging="360"/>
      </w:pPr>
      <w:rPr>
        <w:rFonts w:ascii="Wingdings" w:hAnsi="Wingdings" w:hint="default"/>
      </w:rPr>
    </w:lvl>
    <w:lvl w:ilvl="6" w:tplc="032E7314">
      <w:start w:val="1"/>
      <w:numFmt w:val="bullet"/>
      <w:lvlText w:val=""/>
      <w:lvlJc w:val="left"/>
      <w:pPr>
        <w:ind w:left="5040" w:hanging="360"/>
      </w:pPr>
      <w:rPr>
        <w:rFonts w:ascii="Symbol" w:hAnsi="Symbol" w:hint="default"/>
      </w:rPr>
    </w:lvl>
    <w:lvl w:ilvl="7" w:tplc="365A9B18">
      <w:start w:val="1"/>
      <w:numFmt w:val="bullet"/>
      <w:lvlText w:val="o"/>
      <w:lvlJc w:val="left"/>
      <w:pPr>
        <w:ind w:left="5760" w:hanging="360"/>
      </w:pPr>
      <w:rPr>
        <w:rFonts w:ascii="Courier New" w:hAnsi="Courier New" w:hint="default"/>
      </w:rPr>
    </w:lvl>
    <w:lvl w:ilvl="8" w:tplc="8924BEC6">
      <w:start w:val="1"/>
      <w:numFmt w:val="bullet"/>
      <w:lvlText w:val=""/>
      <w:lvlJc w:val="left"/>
      <w:pPr>
        <w:ind w:left="6480" w:hanging="360"/>
      </w:pPr>
      <w:rPr>
        <w:rFonts w:ascii="Wingdings" w:hAnsi="Wingdings" w:hint="default"/>
      </w:rPr>
    </w:lvl>
  </w:abstractNum>
  <w:abstractNum w:abstractNumId="23" w15:restartNumberingAfterBreak="0">
    <w:nsid w:val="4AAD0DC7"/>
    <w:multiLevelType w:val="hybridMultilevel"/>
    <w:tmpl w:val="FFFFFFFF"/>
    <w:lvl w:ilvl="0" w:tplc="87EAB2D2">
      <w:start w:val="1"/>
      <w:numFmt w:val="bullet"/>
      <w:lvlText w:val=""/>
      <w:lvlJc w:val="left"/>
      <w:pPr>
        <w:ind w:left="720" w:hanging="360"/>
      </w:pPr>
      <w:rPr>
        <w:rFonts w:ascii="Symbol" w:hAnsi="Symbol" w:hint="default"/>
      </w:rPr>
    </w:lvl>
    <w:lvl w:ilvl="1" w:tplc="D1EAB34E">
      <w:start w:val="1"/>
      <w:numFmt w:val="bullet"/>
      <w:lvlText w:val="o"/>
      <w:lvlJc w:val="left"/>
      <w:pPr>
        <w:ind w:left="1440" w:hanging="360"/>
      </w:pPr>
      <w:rPr>
        <w:rFonts w:ascii="Courier New" w:hAnsi="Courier New" w:hint="default"/>
      </w:rPr>
    </w:lvl>
    <w:lvl w:ilvl="2" w:tplc="320C671E">
      <w:start w:val="1"/>
      <w:numFmt w:val="bullet"/>
      <w:lvlText w:val=""/>
      <w:lvlJc w:val="left"/>
      <w:pPr>
        <w:ind w:left="2160" w:hanging="360"/>
      </w:pPr>
      <w:rPr>
        <w:rFonts w:ascii="Wingdings" w:hAnsi="Wingdings" w:hint="default"/>
      </w:rPr>
    </w:lvl>
    <w:lvl w:ilvl="3" w:tplc="87C04A72">
      <w:start w:val="1"/>
      <w:numFmt w:val="bullet"/>
      <w:lvlText w:val=""/>
      <w:lvlJc w:val="left"/>
      <w:pPr>
        <w:ind w:left="2880" w:hanging="360"/>
      </w:pPr>
      <w:rPr>
        <w:rFonts w:ascii="Symbol" w:hAnsi="Symbol" w:hint="default"/>
      </w:rPr>
    </w:lvl>
    <w:lvl w:ilvl="4" w:tplc="4A3E9E78">
      <w:start w:val="1"/>
      <w:numFmt w:val="bullet"/>
      <w:lvlText w:val="o"/>
      <w:lvlJc w:val="left"/>
      <w:pPr>
        <w:ind w:left="3600" w:hanging="360"/>
      </w:pPr>
      <w:rPr>
        <w:rFonts w:ascii="Courier New" w:hAnsi="Courier New" w:hint="default"/>
      </w:rPr>
    </w:lvl>
    <w:lvl w:ilvl="5" w:tplc="E6D89C06">
      <w:start w:val="1"/>
      <w:numFmt w:val="bullet"/>
      <w:lvlText w:val=""/>
      <w:lvlJc w:val="left"/>
      <w:pPr>
        <w:ind w:left="4320" w:hanging="360"/>
      </w:pPr>
      <w:rPr>
        <w:rFonts w:ascii="Wingdings" w:hAnsi="Wingdings" w:hint="default"/>
      </w:rPr>
    </w:lvl>
    <w:lvl w:ilvl="6" w:tplc="075A63E0">
      <w:start w:val="1"/>
      <w:numFmt w:val="bullet"/>
      <w:lvlText w:val=""/>
      <w:lvlJc w:val="left"/>
      <w:pPr>
        <w:ind w:left="5040" w:hanging="360"/>
      </w:pPr>
      <w:rPr>
        <w:rFonts w:ascii="Symbol" w:hAnsi="Symbol" w:hint="default"/>
      </w:rPr>
    </w:lvl>
    <w:lvl w:ilvl="7" w:tplc="21E6F760">
      <w:start w:val="1"/>
      <w:numFmt w:val="bullet"/>
      <w:lvlText w:val="o"/>
      <w:lvlJc w:val="left"/>
      <w:pPr>
        <w:ind w:left="5760" w:hanging="360"/>
      </w:pPr>
      <w:rPr>
        <w:rFonts w:ascii="Courier New" w:hAnsi="Courier New" w:hint="default"/>
      </w:rPr>
    </w:lvl>
    <w:lvl w:ilvl="8" w:tplc="A9F0F47C">
      <w:start w:val="1"/>
      <w:numFmt w:val="bullet"/>
      <w:lvlText w:val=""/>
      <w:lvlJc w:val="left"/>
      <w:pPr>
        <w:ind w:left="6480" w:hanging="360"/>
      </w:pPr>
      <w:rPr>
        <w:rFonts w:ascii="Wingdings" w:hAnsi="Wingdings" w:hint="default"/>
      </w:rPr>
    </w:lvl>
  </w:abstractNum>
  <w:abstractNum w:abstractNumId="24" w15:restartNumberingAfterBreak="0">
    <w:nsid w:val="4E472F95"/>
    <w:multiLevelType w:val="hybridMultilevel"/>
    <w:tmpl w:val="FFFFFFFF"/>
    <w:lvl w:ilvl="0" w:tplc="B272692A">
      <w:start w:val="1"/>
      <w:numFmt w:val="bullet"/>
      <w:lvlText w:val=""/>
      <w:lvlJc w:val="left"/>
      <w:pPr>
        <w:ind w:left="720" w:hanging="360"/>
      </w:pPr>
      <w:rPr>
        <w:rFonts w:ascii="Symbol" w:hAnsi="Symbol" w:hint="default"/>
      </w:rPr>
    </w:lvl>
    <w:lvl w:ilvl="1" w:tplc="CF823CD2">
      <w:start w:val="1"/>
      <w:numFmt w:val="bullet"/>
      <w:lvlText w:val="o"/>
      <w:lvlJc w:val="left"/>
      <w:pPr>
        <w:ind w:left="1440" w:hanging="360"/>
      </w:pPr>
      <w:rPr>
        <w:rFonts w:ascii="Courier New" w:hAnsi="Courier New" w:hint="default"/>
      </w:rPr>
    </w:lvl>
    <w:lvl w:ilvl="2" w:tplc="91C6D138">
      <w:start w:val="1"/>
      <w:numFmt w:val="bullet"/>
      <w:lvlText w:val=""/>
      <w:lvlJc w:val="left"/>
      <w:pPr>
        <w:ind w:left="2160" w:hanging="360"/>
      </w:pPr>
      <w:rPr>
        <w:rFonts w:ascii="Wingdings" w:hAnsi="Wingdings" w:hint="default"/>
      </w:rPr>
    </w:lvl>
    <w:lvl w:ilvl="3" w:tplc="F8347E2C">
      <w:start w:val="1"/>
      <w:numFmt w:val="bullet"/>
      <w:lvlText w:val=""/>
      <w:lvlJc w:val="left"/>
      <w:pPr>
        <w:ind w:left="2880" w:hanging="360"/>
      </w:pPr>
      <w:rPr>
        <w:rFonts w:ascii="Symbol" w:hAnsi="Symbol" w:hint="default"/>
      </w:rPr>
    </w:lvl>
    <w:lvl w:ilvl="4" w:tplc="E45AD8AE">
      <w:start w:val="1"/>
      <w:numFmt w:val="bullet"/>
      <w:lvlText w:val="o"/>
      <w:lvlJc w:val="left"/>
      <w:pPr>
        <w:ind w:left="3600" w:hanging="360"/>
      </w:pPr>
      <w:rPr>
        <w:rFonts w:ascii="Courier New" w:hAnsi="Courier New" w:hint="default"/>
      </w:rPr>
    </w:lvl>
    <w:lvl w:ilvl="5" w:tplc="2C54D5F8">
      <w:start w:val="1"/>
      <w:numFmt w:val="bullet"/>
      <w:lvlText w:val=""/>
      <w:lvlJc w:val="left"/>
      <w:pPr>
        <w:ind w:left="4320" w:hanging="360"/>
      </w:pPr>
      <w:rPr>
        <w:rFonts w:ascii="Wingdings" w:hAnsi="Wingdings" w:hint="default"/>
      </w:rPr>
    </w:lvl>
    <w:lvl w:ilvl="6" w:tplc="3E28E6CC">
      <w:start w:val="1"/>
      <w:numFmt w:val="bullet"/>
      <w:lvlText w:val=""/>
      <w:lvlJc w:val="left"/>
      <w:pPr>
        <w:ind w:left="5040" w:hanging="360"/>
      </w:pPr>
      <w:rPr>
        <w:rFonts w:ascii="Symbol" w:hAnsi="Symbol" w:hint="default"/>
      </w:rPr>
    </w:lvl>
    <w:lvl w:ilvl="7" w:tplc="C56E9454">
      <w:start w:val="1"/>
      <w:numFmt w:val="bullet"/>
      <w:lvlText w:val="o"/>
      <w:lvlJc w:val="left"/>
      <w:pPr>
        <w:ind w:left="5760" w:hanging="360"/>
      </w:pPr>
      <w:rPr>
        <w:rFonts w:ascii="Courier New" w:hAnsi="Courier New" w:hint="default"/>
      </w:rPr>
    </w:lvl>
    <w:lvl w:ilvl="8" w:tplc="E8244A06">
      <w:start w:val="1"/>
      <w:numFmt w:val="bullet"/>
      <w:lvlText w:val=""/>
      <w:lvlJc w:val="left"/>
      <w:pPr>
        <w:ind w:left="6480" w:hanging="360"/>
      </w:pPr>
      <w:rPr>
        <w:rFonts w:ascii="Wingdings" w:hAnsi="Wingdings" w:hint="default"/>
      </w:rPr>
    </w:lvl>
  </w:abstractNum>
  <w:abstractNum w:abstractNumId="25" w15:restartNumberingAfterBreak="0">
    <w:nsid w:val="50D2EA7B"/>
    <w:multiLevelType w:val="hybridMultilevel"/>
    <w:tmpl w:val="FFFFFFFF"/>
    <w:lvl w:ilvl="0" w:tplc="261204F8">
      <w:start w:val="1"/>
      <w:numFmt w:val="bullet"/>
      <w:lvlText w:val=""/>
      <w:lvlJc w:val="left"/>
      <w:pPr>
        <w:ind w:left="720" w:hanging="360"/>
      </w:pPr>
      <w:rPr>
        <w:rFonts w:ascii="Symbol" w:hAnsi="Symbol" w:hint="default"/>
      </w:rPr>
    </w:lvl>
    <w:lvl w:ilvl="1" w:tplc="0A2C756C">
      <w:start w:val="1"/>
      <w:numFmt w:val="bullet"/>
      <w:lvlText w:val="o"/>
      <w:lvlJc w:val="left"/>
      <w:pPr>
        <w:ind w:left="1440" w:hanging="360"/>
      </w:pPr>
      <w:rPr>
        <w:rFonts w:ascii="Courier New" w:hAnsi="Courier New" w:hint="default"/>
      </w:rPr>
    </w:lvl>
    <w:lvl w:ilvl="2" w:tplc="1D467EA8">
      <w:start w:val="1"/>
      <w:numFmt w:val="bullet"/>
      <w:lvlText w:val=""/>
      <w:lvlJc w:val="left"/>
      <w:pPr>
        <w:ind w:left="2160" w:hanging="360"/>
      </w:pPr>
      <w:rPr>
        <w:rFonts w:ascii="Wingdings" w:hAnsi="Wingdings" w:hint="default"/>
      </w:rPr>
    </w:lvl>
    <w:lvl w:ilvl="3" w:tplc="7AF8DE1C">
      <w:start w:val="1"/>
      <w:numFmt w:val="bullet"/>
      <w:lvlText w:val=""/>
      <w:lvlJc w:val="left"/>
      <w:pPr>
        <w:ind w:left="2880" w:hanging="360"/>
      </w:pPr>
      <w:rPr>
        <w:rFonts w:ascii="Symbol" w:hAnsi="Symbol" w:hint="default"/>
      </w:rPr>
    </w:lvl>
    <w:lvl w:ilvl="4" w:tplc="870449F2">
      <w:start w:val="1"/>
      <w:numFmt w:val="bullet"/>
      <w:lvlText w:val="o"/>
      <w:lvlJc w:val="left"/>
      <w:pPr>
        <w:ind w:left="3600" w:hanging="360"/>
      </w:pPr>
      <w:rPr>
        <w:rFonts w:ascii="Courier New" w:hAnsi="Courier New" w:hint="default"/>
      </w:rPr>
    </w:lvl>
    <w:lvl w:ilvl="5" w:tplc="19D8E47C">
      <w:start w:val="1"/>
      <w:numFmt w:val="bullet"/>
      <w:lvlText w:val=""/>
      <w:lvlJc w:val="left"/>
      <w:pPr>
        <w:ind w:left="4320" w:hanging="360"/>
      </w:pPr>
      <w:rPr>
        <w:rFonts w:ascii="Wingdings" w:hAnsi="Wingdings" w:hint="default"/>
      </w:rPr>
    </w:lvl>
    <w:lvl w:ilvl="6" w:tplc="2CA88190">
      <w:start w:val="1"/>
      <w:numFmt w:val="bullet"/>
      <w:lvlText w:val=""/>
      <w:lvlJc w:val="left"/>
      <w:pPr>
        <w:ind w:left="5040" w:hanging="360"/>
      </w:pPr>
      <w:rPr>
        <w:rFonts w:ascii="Symbol" w:hAnsi="Symbol" w:hint="default"/>
      </w:rPr>
    </w:lvl>
    <w:lvl w:ilvl="7" w:tplc="08168EAA">
      <w:start w:val="1"/>
      <w:numFmt w:val="bullet"/>
      <w:lvlText w:val="o"/>
      <w:lvlJc w:val="left"/>
      <w:pPr>
        <w:ind w:left="5760" w:hanging="360"/>
      </w:pPr>
      <w:rPr>
        <w:rFonts w:ascii="Courier New" w:hAnsi="Courier New" w:hint="default"/>
      </w:rPr>
    </w:lvl>
    <w:lvl w:ilvl="8" w:tplc="B5062850">
      <w:start w:val="1"/>
      <w:numFmt w:val="bullet"/>
      <w:lvlText w:val=""/>
      <w:lvlJc w:val="left"/>
      <w:pPr>
        <w:ind w:left="6480" w:hanging="360"/>
      </w:pPr>
      <w:rPr>
        <w:rFonts w:ascii="Wingdings" w:hAnsi="Wingdings" w:hint="default"/>
      </w:rPr>
    </w:lvl>
  </w:abstractNum>
  <w:abstractNum w:abstractNumId="26" w15:restartNumberingAfterBreak="0">
    <w:nsid w:val="50D4EA63"/>
    <w:multiLevelType w:val="hybridMultilevel"/>
    <w:tmpl w:val="FFFFFFFF"/>
    <w:lvl w:ilvl="0" w:tplc="23609AB0">
      <w:start w:val="1"/>
      <w:numFmt w:val="bullet"/>
      <w:lvlText w:val=""/>
      <w:lvlJc w:val="left"/>
      <w:pPr>
        <w:ind w:left="720" w:hanging="360"/>
      </w:pPr>
      <w:rPr>
        <w:rFonts w:ascii="Symbol" w:hAnsi="Symbol" w:hint="default"/>
      </w:rPr>
    </w:lvl>
    <w:lvl w:ilvl="1" w:tplc="D682BE4C">
      <w:start w:val="1"/>
      <w:numFmt w:val="bullet"/>
      <w:lvlText w:val="o"/>
      <w:lvlJc w:val="left"/>
      <w:pPr>
        <w:ind w:left="1440" w:hanging="360"/>
      </w:pPr>
      <w:rPr>
        <w:rFonts w:ascii="Courier New" w:hAnsi="Courier New" w:hint="default"/>
      </w:rPr>
    </w:lvl>
    <w:lvl w:ilvl="2" w:tplc="E7C62D70">
      <w:start w:val="1"/>
      <w:numFmt w:val="bullet"/>
      <w:lvlText w:val=""/>
      <w:lvlJc w:val="left"/>
      <w:pPr>
        <w:ind w:left="2160" w:hanging="360"/>
      </w:pPr>
      <w:rPr>
        <w:rFonts w:ascii="Wingdings" w:hAnsi="Wingdings" w:hint="default"/>
      </w:rPr>
    </w:lvl>
    <w:lvl w:ilvl="3" w:tplc="73A8901C">
      <w:start w:val="1"/>
      <w:numFmt w:val="bullet"/>
      <w:lvlText w:val=""/>
      <w:lvlJc w:val="left"/>
      <w:pPr>
        <w:ind w:left="2880" w:hanging="360"/>
      </w:pPr>
      <w:rPr>
        <w:rFonts w:ascii="Symbol" w:hAnsi="Symbol" w:hint="default"/>
      </w:rPr>
    </w:lvl>
    <w:lvl w:ilvl="4" w:tplc="ED78C74C">
      <w:start w:val="1"/>
      <w:numFmt w:val="bullet"/>
      <w:lvlText w:val="o"/>
      <w:lvlJc w:val="left"/>
      <w:pPr>
        <w:ind w:left="3600" w:hanging="360"/>
      </w:pPr>
      <w:rPr>
        <w:rFonts w:ascii="Courier New" w:hAnsi="Courier New" w:hint="default"/>
      </w:rPr>
    </w:lvl>
    <w:lvl w:ilvl="5" w:tplc="45320BB2">
      <w:start w:val="1"/>
      <w:numFmt w:val="bullet"/>
      <w:lvlText w:val=""/>
      <w:lvlJc w:val="left"/>
      <w:pPr>
        <w:ind w:left="4320" w:hanging="360"/>
      </w:pPr>
      <w:rPr>
        <w:rFonts w:ascii="Wingdings" w:hAnsi="Wingdings" w:hint="default"/>
      </w:rPr>
    </w:lvl>
    <w:lvl w:ilvl="6" w:tplc="0714C440">
      <w:start w:val="1"/>
      <w:numFmt w:val="bullet"/>
      <w:lvlText w:val=""/>
      <w:lvlJc w:val="left"/>
      <w:pPr>
        <w:ind w:left="5040" w:hanging="360"/>
      </w:pPr>
      <w:rPr>
        <w:rFonts w:ascii="Symbol" w:hAnsi="Symbol" w:hint="default"/>
      </w:rPr>
    </w:lvl>
    <w:lvl w:ilvl="7" w:tplc="6E6CB882">
      <w:start w:val="1"/>
      <w:numFmt w:val="bullet"/>
      <w:lvlText w:val="o"/>
      <w:lvlJc w:val="left"/>
      <w:pPr>
        <w:ind w:left="5760" w:hanging="360"/>
      </w:pPr>
      <w:rPr>
        <w:rFonts w:ascii="Courier New" w:hAnsi="Courier New" w:hint="default"/>
      </w:rPr>
    </w:lvl>
    <w:lvl w:ilvl="8" w:tplc="CE147C38">
      <w:start w:val="1"/>
      <w:numFmt w:val="bullet"/>
      <w:lvlText w:val=""/>
      <w:lvlJc w:val="left"/>
      <w:pPr>
        <w:ind w:left="6480" w:hanging="360"/>
      </w:pPr>
      <w:rPr>
        <w:rFonts w:ascii="Wingdings" w:hAnsi="Wingdings" w:hint="default"/>
      </w:rPr>
    </w:lvl>
  </w:abstractNum>
  <w:abstractNum w:abstractNumId="27" w15:restartNumberingAfterBreak="0">
    <w:nsid w:val="51E7BB83"/>
    <w:multiLevelType w:val="hybridMultilevel"/>
    <w:tmpl w:val="FFFFFFFF"/>
    <w:lvl w:ilvl="0" w:tplc="E23CB880">
      <w:start w:val="1"/>
      <w:numFmt w:val="bullet"/>
      <w:lvlText w:val=""/>
      <w:lvlJc w:val="left"/>
      <w:pPr>
        <w:ind w:left="720" w:hanging="360"/>
      </w:pPr>
      <w:rPr>
        <w:rFonts w:ascii="Symbol" w:hAnsi="Symbol" w:hint="default"/>
      </w:rPr>
    </w:lvl>
    <w:lvl w:ilvl="1" w:tplc="78B07C4E">
      <w:start w:val="1"/>
      <w:numFmt w:val="bullet"/>
      <w:lvlText w:val="o"/>
      <w:lvlJc w:val="left"/>
      <w:pPr>
        <w:ind w:left="1440" w:hanging="360"/>
      </w:pPr>
      <w:rPr>
        <w:rFonts w:ascii="Courier New" w:hAnsi="Courier New" w:hint="default"/>
      </w:rPr>
    </w:lvl>
    <w:lvl w:ilvl="2" w:tplc="29D89DA6">
      <w:start w:val="1"/>
      <w:numFmt w:val="bullet"/>
      <w:lvlText w:val=""/>
      <w:lvlJc w:val="left"/>
      <w:pPr>
        <w:ind w:left="2160" w:hanging="360"/>
      </w:pPr>
      <w:rPr>
        <w:rFonts w:ascii="Wingdings" w:hAnsi="Wingdings" w:hint="default"/>
      </w:rPr>
    </w:lvl>
    <w:lvl w:ilvl="3" w:tplc="828EE690">
      <w:start w:val="1"/>
      <w:numFmt w:val="bullet"/>
      <w:lvlText w:val=""/>
      <w:lvlJc w:val="left"/>
      <w:pPr>
        <w:ind w:left="2880" w:hanging="360"/>
      </w:pPr>
      <w:rPr>
        <w:rFonts w:ascii="Symbol" w:hAnsi="Symbol" w:hint="default"/>
      </w:rPr>
    </w:lvl>
    <w:lvl w:ilvl="4" w:tplc="A16C5EE2">
      <w:start w:val="1"/>
      <w:numFmt w:val="bullet"/>
      <w:lvlText w:val="o"/>
      <w:lvlJc w:val="left"/>
      <w:pPr>
        <w:ind w:left="3600" w:hanging="360"/>
      </w:pPr>
      <w:rPr>
        <w:rFonts w:ascii="Courier New" w:hAnsi="Courier New" w:hint="default"/>
      </w:rPr>
    </w:lvl>
    <w:lvl w:ilvl="5" w:tplc="9148009E">
      <w:start w:val="1"/>
      <w:numFmt w:val="bullet"/>
      <w:lvlText w:val=""/>
      <w:lvlJc w:val="left"/>
      <w:pPr>
        <w:ind w:left="4320" w:hanging="360"/>
      </w:pPr>
      <w:rPr>
        <w:rFonts w:ascii="Wingdings" w:hAnsi="Wingdings" w:hint="default"/>
      </w:rPr>
    </w:lvl>
    <w:lvl w:ilvl="6" w:tplc="16CE6674">
      <w:start w:val="1"/>
      <w:numFmt w:val="bullet"/>
      <w:lvlText w:val=""/>
      <w:lvlJc w:val="left"/>
      <w:pPr>
        <w:ind w:left="5040" w:hanging="360"/>
      </w:pPr>
      <w:rPr>
        <w:rFonts w:ascii="Symbol" w:hAnsi="Symbol" w:hint="default"/>
      </w:rPr>
    </w:lvl>
    <w:lvl w:ilvl="7" w:tplc="DF9CF8C8">
      <w:start w:val="1"/>
      <w:numFmt w:val="bullet"/>
      <w:lvlText w:val="o"/>
      <w:lvlJc w:val="left"/>
      <w:pPr>
        <w:ind w:left="5760" w:hanging="360"/>
      </w:pPr>
      <w:rPr>
        <w:rFonts w:ascii="Courier New" w:hAnsi="Courier New" w:hint="default"/>
      </w:rPr>
    </w:lvl>
    <w:lvl w:ilvl="8" w:tplc="BA68DA24">
      <w:start w:val="1"/>
      <w:numFmt w:val="bullet"/>
      <w:lvlText w:val=""/>
      <w:lvlJc w:val="left"/>
      <w:pPr>
        <w:ind w:left="6480" w:hanging="360"/>
      </w:pPr>
      <w:rPr>
        <w:rFonts w:ascii="Wingdings" w:hAnsi="Wingdings" w:hint="default"/>
      </w:rPr>
    </w:lvl>
  </w:abstractNum>
  <w:abstractNum w:abstractNumId="28" w15:restartNumberingAfterBreak="0">
    <w:nsid w:val="53FA657A"/>
    <w:multiLevelType w:val="hybridMultilevel"/>
    <w:tmpl w:val="FFFFFFFF"/>
    <w:lvl w:ilvl="0" w:tplc="23E69618">
      <w:start w:val="1"/>
      <w:numFmt w:val="bullet"/>
      <w:lvlText w:val=""/>
      <w:lvlJc w:val="left"/>
      <w:pPr>
        <w:ind w:left="720" w:hanging="360"/>
      </w:pPr>
      <w:rPr>
        <w:rFonts w:ascii="Symbol" w:hAnsi="Symbol" w:hint="default"/>
      </w:rPr>
    </w:lvl>
    <w:lvl w:ilvl="1" w:tplc="BF00D812">
      <w:start w:val="1"/>
      <w:numFmt w:val="bullet"/>
      <w:lvlText w:val="o"/>
      <w:lvlJc w:val="left"/>
      <w:pPr>
        <w:ind w:left="1440" w:hanging="360"/>
      </w:pPr>
      <w:rPr>
        <w:rFonts w:ascii="Courier New" w:hAnsi="Courier New" w:hint="default"/>
      </w:rPr>
    </w:lvl>
    <w:lvl w:ilvl="2" w:tplc="E8C8F590">
      <w:start w:val="1"/>
      <w:numFmt w:val="bullet"/>
      <w:lvlText w:val=""/>
      <w:lvlJc w:val="left"/>
      <w:pPr>
        <w:ind w:left="2160" w:hanging="360"/>
      </w:pPr>
      <w:rPr>
        <w:rFonts w:ascii="Wingdings" w:hAnsi="Wingdings" w:hint="default"/>
      </w:rPr>
    </w:lvl>
    <w:lvl w:ilvl="3" w:tplc="30629F7C">
      <w:start w:val="1"/>
      <w:numFmt w:val="bullet"/>
      <w:lvlText w:val=""/>
      <w:lvlJc w:val="left"/>
      <w:pPr>
        <w:ind w:left="2880" w:hanging="360"/>
      </w:pPr>
      <w:rPr>
        <w:rFonts w:ascii="Symbol" w:hAnsi="Symbol" w:hint="default"/>
      </w:rPr>
    </w:lvl>
    <w:lvl w:ilvl="4" w:tplc="D640D38A">
      <w:start w:val="1"/>
      <w:numFmt w:val="bullet"/>
      <w:lvlText w:val="o"/>
      <w:lvlJc w:val="left"/>
      <w:pPr>
        <w:ind w:left="3600" w:hanging="360"/>
      </w:pPr>
      <w:rPr>
        <w:rFonts w:ascii="Courier New" w:hAnsi="Courier New" w:hint="default"/>
      </w:rPr>
    </w:lvl>
    <w:lvl w:ilvl="5" w:tplc="0A0E1C6A">
      <w:start w:val="1"/>
      <w:numFmt w:val="bullet"/>
      <w:lvlText w:val=""/>
      <w:lvlJc w:val="left"/>
      <w:pPr>
        <w:ind w:left="4320" w:hanging="360"/>
      </w:pPr>
      <w:rPr>
        <w:rFonts w:ascii="Wingdings" w:hAnsi="Wingdings" w:hint="default"/>
      </w:rPr>
    </w:lvl>
    <w:lvl w:ilvl="6" w:tplc="95CE810E">
      <w:start w:val="1"/>
      <w:numFmt w:val="bullet"/>
      <w:lvlText w:val=""/>
      <w:lvlJc w:val="left"/>
      <w:pPr>
        <w:ind w:left="5040" w:hanging="360"/>
      </w:pPr>
      <w:rPr>
        <w:rFonts w:ascii="Symbol" w:hAnsi="Symbol" w:hint="default"/>
      </w:rPr>
    </w:lvl>
    <w:lvl w:ilvl="7" w:tplc="71843022">
      <w:start w:val="1"/>
      <w:numFmt w:val="bullet"/>
      <w:lvlText w:val="o"/>
      <w:lvlJc w:val="left"/>
      <w:pPr>
        <w:ind w:left="5760" w:hanging="360"/>
      </w:pPr>
      <w:rPr>
        <w:rFonts w:ascii="Courier New" w:hAnsi="Courier New" w:hint="default"/>
      </w:rPr>
    </w:lvl>
    <w:lvl w:ilvl="8" w:tplc="D52ED43E">
      <w:start w:val="1"/>
      <w:numFmt w:val="bullet"/>
      <w:lvlText w:val=""/>
      <w:lvlJc w:val="left"/>
      <w:pPr>
        <w:ind w:left="6480" w:hanging="360"/>
      </w:pPr>
      <w:rPr>
        <w:rFonts w:ascii="Wingdings" w:hAnsi="Wingdings" w:hint="default"/>
      </w:rPr>
    </w:lvl>
  </w:abstractNum>
  <w:abstractNum w:abstractNumId="29" w15:restartNumberingAfterBreak="0">
    <w:nsid w:val="5570843F"/>
    <w:multiLevelType w:val="hybridMultilevel"/>
    <w:tmpl w:val="FFFFFFFF"/>
    <w:lvl w:ilvl="0" w:tplc="E17254F8">
      <w:start w:val="1"/>
      <w:numFmt w:val="bullet"/>
      <w:lvlText w:val=""/>
      <w:lvlJc w:val="left"/>
      <w:pPr>
        <w:ind w:left="720" w:hanging="360"/>
      </w:pPr>
      <w:rPr>
        <w:rFonts w:ascii="Symbol" w:hAnsi="Symbol" w:hint="default"/>
      </w:rPr>
    </w:lvl>
    <w:lvl w:ilvl="1" w:tplc="0240D1EC">
      <w:start w:val="1"/>
      <w:numFmt w:val="bullet"/>
      <w:lvlText w:val="o"/>
      <w:lvlJc w:val="left"/>
      <w:pPr>
        <w:ind w:left="1440" w:hanging="360"/>
      </w:pPr>
      <w:rPr>
        <w:rFonts w:ascii="Courier New" w:hAnsi="Courier New" w:hint="default"/>
      </w:rPr>
    </w:lvl>
    <w:lvl w:ilvl="2" w:tplc="F64EB534">
      <w:start w:val="1"/>
      <w:numFmt w:val="bullet"/>
      <w:lvlText w:val=""/>
      <w:lvlJc w:val="left"/>
      <w:pPr>
        <w:ind w:left="2160" w:hanging="360"/>
      </w:pPr>
      <w:rPr>
        <w:rFonts w:ascii="Wingdings" w:hAnsi="Wingdings" w:hint="default"/>
      </w:rPr>
    </w:lvl>
    <w:lvl w:ilvl="3" w:tplc="262023AA">
      <w:start w:val="1"/>
      <w:numFmt w:val="bullet"/>
      <w:lvlText w:val=""/>
      <w:lvlJc w:val="left"/>
      <w:pPr>
        <w:ind w:left="2880" w:hanging="360"/>
      </w:pPr>
      <w:rPr>
        <w:rFonts w:ascii="Symbol" w:hAnsi="Symbol" w:hint="default"/>
      </w:rPr>
    </w:lvl>
    <w:lvl w:ilvl="4" w:tplc="AB5679D6">
      <w:start w:val="1"/>
      <w:numFmt w:val="bullet"/>
      <w:lvlText w:val="o"/>
      <w:lvlJc w:val="left"/>
      <w:pPr>
        <w:ind w:left="3600" w:hanging="360"/>
      </w:pPr>
      <w:rPr>
        <w:rFonts w:ascii="Courier New" w:hAnsi="Courier New" w:hint="default"/>
      </w:rPr>
    </w:lvl>
    <w:lvl w:ilvl="5" w:tplc="797E4E72">
      <w:start w:val="1"/>
      <w:numFmt w:val="bullet"/>
      <w:lvlText w:val=""/>
      <w:lvlJc w:val="left"/>
      <w:pPr>
        <w:ind w:left="4320" w:hanging="360"/>
      </w:pPr>
      <w:rPr>
        <w:rFonts w:ascii="Wingdings" w:hAnsi="Wingdings" w:hint="default"/>
      </w:rPr>
    </w:lvl>
    <w:lvl w:ilvl="6" w:tplc="ED2AE7A2">
      <w:start w:val="1"/>
      <w:numFmt w:val="bullet"/>
      <w:lvlText w:val=""/>
      <w:lvlJc w:val="left"/>
      <w:pPr>
        <w:ind w:left="5040" w:hanging="360"/>
      </w:pPr>
      <w:rPr>
        <w:rFonts w:ascii="Symbol" w:hAnsi="Symbol" w:hint="default"/>
      </w:rPr>
    </w:lvl>
    <w:lvl w:ilvl="7" w:tplc="DFC4F628">
      <w:start w:val="1"/>
      <w:numFmt w:val="bullet"/>
      <w:lvlText w:val="o"/>
      <w:lvlJc w:val="left"/>
      <w:pPr>
        <w:ind w:left="5760" w:hanging="360"/>
      </w:pPr>
      <w:rPr>
        <w:rFonts w:ascii="Courier New" w:hAnsi="Courier New" w:hint="default"/>
      </w:rPr>
    </w:lvl>
    <w:lvl w:ilvl="8" w:tplc="10447C3E">
      <w:start w:val="1"/>
      <w:numFmt w:val="bullet"/>
      <w:lvlText w:val=""/>
      <w:lvlJc w:val="left"/>
      <w:pPr>
        <w:ind w:left="6480" w:hanging="360"/>
      </w:pPr>
      <w:rPr>
        <w:rFonts w:ascii="Wingdings" w:hAnsi="Wingdings" w:hint="default"/>
      </w:rPr>
    </w:lvl>
  </w:abstractNum>
  <w:abstractNum w:abstractNumId="30" w15:restartNumberingAfterBreak="0">
    <w:nsid w:val="568234E1"/>
    <w:multiLevelType w:val="hybridMultilevel"/>
    <w:tmpl w:val="5FD4B606"/>
    <w:lvl w:ilvl="0" w:tplc="FFFFFFFF">
      <w:start w:val="1"/>
      <w:numFmt w:val="decimal"/>
      <w:lvlText w:val="%1."/>
      <w:lvlJc w:val="left"/>
      <w:pPr>
        <w:ind w:left="360" w:hanging="360"/>
      </w:pPr>
    </w:lvl>
    <w:lvl w:ilvl="1" w:tplc="00562A5A">
      <w:start w:val="1"/>
      <w:numFmt w:val="bullet"/>
      <w:lvlText w:val="o"/>
      <w:lvlJc w:val="left"/>
      <w:pPr>
        <w:ind w:left="1440" w:hanging="360"/>
      </w:pPr>
      <w:rPr>
        <w:rFonts w:ascii="Courier New" w:hAnsi="Courier New" w:hint="default"/>
      </w:rPr>
    </w:lvl>
    <w:lvl w:ilvl="2" w:tplc="02BC2A66">
      <w:start w:val="1"/>
      <w:numFmt w:val="bullet"/>
      <w:lvlText w:val=""/>
      <w:lvlJc w:val="left"/>
      <w:pPr>
        <w:ind w:left="2160" w:hanging="360"/>
      </w:pPr>
      <w:rPr>
        <w:rFonts w:ascii="Wingdings" w:hAnsi="Wingdings" w:hint="default"/>
      </w:rPr>
    </w:lvl>
    <w:lvl w:ilvl="3" w:tplc="F530F79A">
      <w:start w:val="1"/>
      <w:numFmt w:val="bullet"/>
      <w:lvlText w:val=""/>
      <w:lvlJc w:val="left"/>
      <w:pPr>
        <w:ind w:left="2880" w:hanging="360"/>
      </w:pPr>
      <w:rPr>
        <w:rFonts w:ascii="Symbol" w:hAnsi="Symbol" w:hint="default"/>
      </w:rPr>
    </w:lvl>
    <w:lvl w:ilvl="4" w:tplc="88C2F8E8">
      <w:start w:val="1"/>
      <w:numFmt w:val="bullet"/>
      <w:lvlText w:val="o"/>
      <w:lvlJc w:val="left"/>
      <w:pPr>
        <w:ind w:left="3600" w:hanging="360"/>
      </w:pPr>
      <w:rPr>
        <w:rFonts w:ascii="Courier New" w:hAnsi="Courier New" w:hint="default"/>
      </w:rPr>
    </w:lvl>
    <w:lvl w:ilvl="5" w:tplc="A68499FC">
      <w:start w:val="1"/>
      <w:numFmt w:val="bullet"/>
      <w:lvlText w:val=""/>
      <w:lvlJc w:val="left"/>
      <w:pPr>
        <w:ind w:left="4320" w:hanging="360"/>
      </w:pPr>
      <w:rPr>
        <w:rFonts w:ascii="Wingdings" w:hAnsi="Wingdings" w:hint="default"/>
      </w:rPr>
    </w:lvl>
    <w:lvl w:ilvl="6" w:tplc="D2C6B45A">
      <w:start w:val="1"/>
      <w:numFmt w:val="bullet"/>
      <w:lvlText w:val=""/>
      <w:lvlJc w:val="left"/>
      <w:pPr>
        <w:ind w:left="5040" w:hanging="360"/>
      </w:pPr>
      <w:rPr>
        <w:rFonts w:ascii="Symbol" w:hAnsi="Symbol" w:hint="default"/>
      </w:rPr>
    </w:lvl>
    <w:lvl w:ilvl="7" w:tplc="62E6A834">
      <w:start w:val="1"/>
      <w:numFmt w:val="bullet"/>
      <w:lvlText w:val="o"/>
      <w:lvlJc w:val="left"/>
      <w:pPr>
        <w:ind w:left="5760" w:hanging="360"/>
      </w:pPr>
      <w:rPr>
        <w:rFonts w:ascii="Courier New" w:hAnsi="Courier New" w:hint="default"/>
      </w:rPr>
    </w:lvl>
    <w:lvl w:ilvl="8" w:tplc="740C8E5E">
      <w:start w:val="1"/>
      <w:numFmt w:val="bullet"/>
      <w:lvlText w:val=""/>
      <w:lvlJc w:val="left"/>
      <w:pPr>
        <w:ind w:left="6480" w:hanging="360"/>
      </w:pPr>
      <w:rPr>
        <w:rFonts w:ascii="Wingdings" w:hAnsi="Wingdings" w:hint="default"/>
      </w:rPr>
    </w:lvl>
  </w:abstractNum>
  <w:abstractNum w:abstractNumId="31" w15:restartNumberingAfterBreak="0">
    <w:nsid w:val="56B12C78"/>
    <w:multiLevelType w:val="hybridMultilevel"/>
    <w:tmpl w:val="FFFFFFFF"/>
    <w:lvl w:ilvl="0" w:tplc="63FAF21A">
      <w:start w:val="1"/>
      <w:numFmt w:val="bullet"/>
      <w:lvlText w:val=""/>
      <w:lvlJc w:val="left"/>
      <w:pPr>
        <w:ind w:left="720" w:hanging="360"/>
      </w:pPr>
      <w:rPr>
        <w:rFonts w:ascii="Symbol" w:hAnsi="Symbol" w:hint="default"/>
      </w:rPr>
    </w:lvl>
    <w:lvl w:ilvl="1" w:tplc="5B762F0A">
      <w:start w:val="1"/>
      <w:numFmt w:val="bullet"/>
      <w:lvlText w:val="o"/>
      <w:lvlJc w:val="left"/>
      <w:pPr>
        <w:ind w:left="1440" w:hanging="360"/>
      </w:pPr>
      <w:rPr>
        <w:rFonts w:ascii="Courier New" w:hAnsi="Courier New" w:hint="default"/>
      </w:rPr>
    </w:lvl>
    <w:lvl w:ilvl="2" w:tplc="0354208A">
      <w:start w:val="1"/>
      <w:numFmt w:val="bullet"/>
      <w:lvlText w:val=""/>
      <w:lvlJc w:val="left"/>
      <w:pPr>
        <w:ind w:left="2160" w:hanging="360"/>
      </w:pPr>
      <w:rPr>
        <w:rFonts w:ascii="Wingdings" w:hAnsi="Wingdings" w:hint="default"/>
      </w:rPr>
    </w:lvl>
    <w:lvl w:ilvl="3" w:tplc="B6489ECA">
      <w:start w:val="1"/>
      <w:numFmt w:val="bullet"/>
      <w:lvlText w:val=""/>
      <w:lvlJc w:val="left"/>
      <w:pPr>
        <w:ind w:left="2880" w:hanging="360"/>
      </w:pPr>
      <w:rPr>
        <w:rFonts w:ascii="Symbol" w:hAnsi="Symbol" w:hint="default"/>
      </w:rPr>
    </w:lvl>
    <w:lvl w:ilvl="4" w:tplc="3E56B834">
      <w:start w:val="1"/>
      <w:numFmt w:val="bullet"/>
      <w:lvlText w:val="o"/>
      <w:lvlJc w:val="left"/>
      <w:pPr>
        <w:ind w:left="3600" w:hanging="360"/>
      </w:pPr>
      <w:rPr>
        <w:rFonts w:ascii="Courier New" w:hAnsi="Courier New" w:hint="default"/>
      </w:rPr>
    </w:lvl>
    <w:lvl w:ilvl="5" w:tplc="53AE8BFE">
      <w:start w:val="1"/>
      <w:numFmt w:val="bullet"/>
      <w:lvlText w:val=""/>
      <w:lvlJc w:val="left"/>
      <w:pPr>
        <w:ind w:left="4320" w:hanging="360"/>
      </w:pPr>
      <w:rPr>
        <w:rFonts w:ascii="Wingdings" w:hAnsi="Wingdings" w:hint="default"/>
      </w:rPr>
    </w:lvl>
    <w:lvl w:ilvl="6" w:tplc="FBD0087A">
      <w:start w:val="1"/>
      <w:numFmt w:val="bullet"/>
      <w:lvlText w:val=""/>
      <w:lvlJc w:val="left"/>
      <w:pPr>
        <w:ind w:left="5040" w:hanging="360"/>
      </w:pPr>
      <w:rPr>
        <w:rFonts w:ascii="Symbol" w:hAnsi="Symbol" w:hint="default"/>
      </w:rPr>
    </w:lvl>
    <w:lvl w:ilvl="7" w:tplc="9AC2700A">
      <w:start w:val="1"/>
      <w:numFmt w:val="bullet"/>
      <w:lvlText w:val="o"/>
      <w:lvlJc w:val="left"/>
      <w:pPr>
        <w:ind w:left="5760" w:hanging="360"/>
      </w:pPr>
      <w:rPr>
        <w:rFonts w:ascii="Courier New" w:hAnsi="Courier New" w:hint="default"/>
      </w:rPr>
    </w:lvl>
    <w:lvl w:ilvl="8" w:tplc="AFF4D31E">
      <w:start w:val="1"/>
      <w:numFmt w:val="bullet"/>
      <w:lvlText w:val=""/>
      <w:lvlJc w:val="left"/>
      <w:pPr>
        <w:ind w:left="6480" w:hanging="360"/>
      </w:pPr>
      <w:rPr>
        <w:rFonts w:ascii="Wingdings" w:hAnsi="Wingdings" w:hint="default"/>
      </w:rPr>
    </w:lvl>
  </w:abstractNum>
  <w:abstractNum w:abstractNumId="32" w15:restartNumberingAfterBreak="0">
    <w:nsid w:val="57D908F5"/>
    <w:multiLevelType w:val="hybridMultilevel"/>
    <w:tmpl w:val="FFFFFFFF"/>
    <w:lvl w:ilvl="0" w:tplc="28CEAA9E">
      <w:start w:val="1"/>
      <w:numFmt w:val="bullet"/>
      <w:lvlText w:val=""/>
      <w:lvlJc w:val="left"/>
      <w:pPr>
        <w:ind w:left="720" w:hanging="360"/>
      </w:pPr>
      <w:rPr>
        <w:rFonts w:ascii="Symbol" w:hAnsi="Symbol" w:hint="default"/>
      </w:rPr>
    </w:lvl>
    <w:lvl w:ilvl="1" w:tplc="145A325A">
      <w:start w:val="1"/>
      <w:numFmt w:val="bullet"/>
      <w:lvlText w:val="o"/>
      <w:lvlJc w:val="left"/>
      <w:pPr>
        <w:ind w:left="1440" w:hanging="360"/>
      </w:pPr>
      <w:rPr>
        <w:rFonts w:ascii="Courier New" w:hAnsi="Courier New" w:hint="default"/>
      </w:rPr>
    </w:lvl>
    <w:lvl w:ilvl="2" w:tplc="33247170">
      <w:start w:val="1"/>
      <w:numFmt w:val="bullet"/>
      <w:lvlText w:val=""/>
      <w:lvlJc w:val="left"/>
      <w:pPr>
        <w:ind w:left="2160" w:hanging="360"/>
      </w:pPr>
      <w:rPr>
        <w:rFonts w:ascii="Wingdings" w:hAnsi="Wingdings" w:hint="default"/>
      </w:rPr>
    </w:lvl>
    <w:lvl w:ilvl="3" w:tplc="4F447980">
      <w:start w:val="1"/>
      <w:numFmt w:val="bullet"/>
      <w:lvlText w:val=""/>
      <w:lvlJc w:val="left"/>
      <w:pPr>
        <w:ind w:left="2880" w:hanging="360"/>
      </w:pPr>
      <w:rPr>
        <w:rFonts w:ascii="Symbol" w:hAnsi="Symbol" w:hint="default"/>
      </w:rPr>
    </w:lvl>
    <w:lvl w:ilvl="4" w:tplc="82EAD4DE">
      <w:start w:val="1"/>
      <w:numFmt w:val="bullet"/>
      <w:lvlText w:val="o"/>
      <w:lvlJc w:val="left"/>
      <w:pPr>
        <w:ind w:left="3600" w:hanging="360"/>
      </w:pPr>
      <w:rPr>
        <w:rFonts w:ascii="Courier New" w:hAnsi="Courier New" w:hint="default"/>
      </w:rPr>
    </w:lvl>
    <w:lvl w:ilvl="5" w:tplc="C4F80838">
      <w:start w:val="1"/>
      <w:numFmt w:val="bullet"/>
      <w:lvlText w:val=""/>
      <w:lvlJc w:val="left"/>
      <w:pPr>
        <w:ind w:left="4320" w:hanging="360"/>
      </w:pPr>
      <w:rPr>
        <w:rFonts w:ascii="Wingdings" w:hAnsi="Wingdings" w:hint="default"/>
      </w:rPr>
    </w:lvl>
    <w:lvl w:ilvl="6" w:tplc="BC82577C">
      <w:start w:val="1"/>
      <w:numFmt w:val="bullet"/>
      <w:lvlText w:val=""/>
      <w:lvlJc w:val="left"/>
      <w:pPr>
        <w:ind w:left="5040" w:hanging="360"/>
      </w:pPr>
      <w:rPr>
        <w:rFonts w:ascii="Symbol" w:hAnsi="Symbol" w:hint="default"/>
      </w:rPr>
    </w:lvl>
    <w:lvl w:ilvl="7" w:tplc="9EBAB39A">
      <w:start w:val="1"/>
      <w:numFmt w:val="bullet"/>
      <w:lvlText w:val="o"/>
      <w:lvlJc w:val="left"/>
      <w:pPr>
        <w:ind w:left="5760" w:hanging="360"/>
      </w:pPr>
      <w:rPr>
        <w:rFonts w:ascii="Courier New" w:hAnsi="Courier New" w:hint="default"/>
      </w:rPr>
    </w:lvl>
    <w:lvl w:ilvl="8" w:tplc="ACD62576">
      <w:start w:val="1"/>
      <w:numFmt w:val="bullet"/>
      <w:lvlText w:val=""/>
      <w:lvlJc w:val="left"/>
      <w:pPr>
        <w:ind w:left="6480" w:hanging="360"/>
      </w:pPr>
      <w:rPr>
        <w:rFonts w:ascii="Wingdings" w:hAnsi="Wingdings" w:hint="default"/>
      </w:rPr>
    </w:lvl>
  </w:abstractNum>
  <w:abstractNum w:abstractNumId="33" w15:restartNumberingAfterBreak="0">
    <w:nsid w:val="582BF46F"/>
    <w:multiLevelType w:val="hybridMultilevel"/>
    <w:tmpl w:val="FFFFFFFF"/>
    <w:lvl w:ilvl="0" w:tplc="565209BE">
      <w:start w:val="1"/>
      <w:numFmt w:val="bullet"/>
      <w:lvlText w:val=""/>
      <w:lvlJc w:val="left"/>
      <w:pPr>
        <w:ind w:left="720" w:hanging="360"/>
      </w:pPr>
      <w:rPr>
        <w:rFonts w:ascii="Symbol" w:hAnsi="Symbol" w:hint="default"/>
      </w:rPr>
    </w:lvl>
    <w:lvl w:ilvl="1" w:tplc="3048927A">
      <w:start w:val="1"/>
      <w:numFmt w:val="bullet"/>
      <w:lvlText w:val="o"/>
      <w:lvlJc w:val="left"/>
      <w:pPr>
        <w:ind w:left="1440" w:hanging="360"/>
      </w:pPr>
      <w:rPr>
        <w:rFonts w:ascii="Courier New" w:hAnsi="Courier New" w:hint="default"/>
      </w:rPr>
    </w:lvl>
    <w:lvl w:ilvl="2" w:tplc="BC84A69A">
      <w:start w:val="1"/>
      <w:numFmt w:val="bullet"/>
      <w:lvlText w:val=""/>
      <w:lvlJc w:val="left"/>
      <w:pPr>
        <w:ind w:left="2160" w:hanging="360"/>
      </w:pPr>
      <w:rPr>
        <w:rFonts w:ascii="Wingdings" w:hAnsi="Wingdings" w:hint="default"/>
      </w:rPr>
    </w:lvl>
    <w:lvl w:ilvl="3" w:tplc="FF284CD6">
      <w:start w:val="1"/>
      <w:numFmt w:val="bullet"/>
      <w:lvlText w:val=""/>
      <w:lvlJc w:val="left"/>
      <w:pPr>
        <w:ind w:left="2880" w:hanging="360"/>
      </w:pPr>
      <w:rPr>
        <w:rFonts w:ascii="Symbol" w:hAnsi="Symbol" w:hint="default"/>
      </w:rPr>
    </w:lvl>
    <w:lvl w:ilvl="4" w:tplc="20748470">
      <w:start w:val="1"/>
      <w:numFmt w:val="bullet"/>
      <w:lvlText w:val="o"/>
      <w:lvlJc w:val="left"/>
      <w:pPr>
        <w:ind w:left="3600" w:hanging="360"/>
      </w:pPr>
      <w:rPr>
        <w:rFonts w:ascii="Courier New" w:hAnsi="Courier New" w:hint="default"/>
      </w:rPr>
    </w:lvl>
    <w:lvl w:ilvl="5" w:tplc="22E62FCC">
      <w:start w:val="1"/>
      <w:numFmt w:val="bullet"/>
      <w:lvlText w:val=""/>
      <w:lvlJc w:val="left"/>
      <w:pPr>
        <w:ind w:left="4320" w:hanging="360"/>
      </w:pPr>
      <w:rPr>
        <w:rFonts w:ascii="Wingdings" w:hAnsi="Wingdings" w:hint="default"/>
      </w:rPr>
    </w:lvl>
    <w:lvl w:ilvl="6" w:tplc="171A9B1C">
      <w:start w:val="1"/>
      <w:numFmt w:val="bullet"/>
      <w:lvlText w:val=""/>
      <w:lvlJc w:val="left"/>
      <w:pPr>
        <w:ind w:left="5040" w:hanging="360"/>
      </w:pPr>
      <w:rPr>
        <w:rFonts w:ascii="Symbol" w:hAnsi="Symbol" w:hint="default"/>
      </w:rPr>
    </w:lvl>
    <w:lvl w:ilvl="7" w:tplc="F56CE756">
      <w:start w:val="1"/>
      <w:numFmt w:val="bullet"/>
      <w:lvlText w:val="o"/>
      <w:lvlJc w:val="left"/>
      <w:pPr>
        <w:ind w:left="5760" w:hanging="360"/>
      </w:pPr>
      <w:rPr>
        <w:rFonts w:ascii="Courier New" w:hAnsi="Courier New" w:hint="default"/>
      </w:rPr>
    </w:lvl>
    <w:lvl w:ilvl="8" w:tplc="845071EA">
      <w:start w:val="1"/>
      <w:numFmt w:val="bullet"/>
      <w:lvlText w:val=""/>
      <w:lvlJc w:val="left"/>
      <w:pPr>
        <w:ind w:left="6480" w:hanging="360"/>
      </w:pPr>
      <w:rPr>
        <w:rFonts w:ascii="Wingdings" w:hAnsi="Wingdings" w:hint="default"/>
      </w:rPr>
    </w:lvl>
  </w:abstractNum>
  <w:abstractNum w:abstractNumId="34" w15:restartNumberingAfterBreak="0">
    <w:nsid w:val="58955FEA"/>
    <w:multiLevelType w:val="hybridMultilevel"/>
    <w:tmpl w:val="FFFFFFFF"/>
    <w:lvl w:ilvl="0" w:tplc="053E9140">
      <w:start w:val="1"/>
      <w:numFmt w:val="bullet"/>
      <w:lvlText w:val=""/>
      <w:lvlJc w:val="left"/>
      <w:pPr>
        <w:ind w:left="720" w:hanging="360"/>
      </w:pPr>
      <w:rPr>
        <w:rFonts w:ascii="Symbol" w:hAnsi="Symbol" w:hint="default"/>
      </w:rPr>
    </w:lvl>
    <w:lvl w:ilvl="1" w:tplc="EBE440A4">
      <w:start w:val="1"/>
      <w:numFmt w:val="bullet"/>
      <w:lvlText w:val="o"/>
      <w:lvlJc w:val="left"/>
      <w:pPr>
        <w:ind w:left="1440" w:hanging="360"/>
      </w:pPr>
      <w:rPr>
        <w:rFonts w:ascii="Courier New" w:hAnsi="Courier New" w:hint="default"/>
      </w:rPr>
    </w:lvl>
    <w:lvl w:ilvl="2" w:tplc="633A43E2">
      <w:start w:val="1"/>
      <w:numFmt w:val="bullet"/>
      <w:lvlText w:val=""/>
      <w:lvlJc w:val="left"/>
      <w:pPr>
        <w:ind w:left="2160" w:hanging="360"/>
      </w:pPr>
      <w:rPr>
        <w:rFonts w:ascii="Wingdings" w:hAnsi="Wingdings" w:hint="default"/>
      </w:rPr>
    </w:lvl>
    <w:lvl w:ilvl="3" w:tplc="B5586746">
      <w:start w:val="1"/>
      <w:numFmt w:val="bullet"/>
      <w:lvlText w:val=""/>
      <w:lvlJc w:val="left"/>
      <w:pPr>
        <w:ind w:left="2880" w:hanging="360"/>
      </w:pPr>
      <w:rPr>
        <w:rFonts w:ascii="Symbol" w:hAnsi="Symbol" w:hint="default"/>
      </w:rPr>
    </w:lvl>
    <w:lvl w:ilvl="4" w:tplc="7C5AF07C">
      <w:start w:val="1"/>
      <w:numFmt w:val="bullet"/>
      <w:lvlText w:val="o"/>
      <w:lvlJc w:val="left"/>
      <w:pPr>
        <w:ind w:left="3600" w:hanging="360"/>
      </w:pPr>
      <w:rPr>
        <w:rFonts w:ascii="Courier New" w:hAnsi="Courier New" w:hint="default"/>
      </w:rPr>
    </w:lvl>
    <w:lvl w:ilvl="5" w:tplc="6F8CC080">
      <w:start w:val="1"/>
      <w:numFmt w:val="bullet"/>
      <w:lvlText w:val=""/>
      <w:lvlJc w:val="left"/>
      <w:pPr>
        <w:ind w:left="4320" w:hanging="360"/>
      </w:pPr>
      <w:rPr>
        <w:rFonts w:ascii="Wingdings" w:hAnsi="Wingdings" w:hint="default"/>
      </w:rPr>
    </w:lvl>
    <w:lvl w:ilvl="6" w:tplc="696A903C">
      <w:start w:val="1"/>
      <w:numFmt w:val="bullet"/>
      <w:lvlText w:val=""/>
      <w:lvlJc w:val="left"/>
      <w:pPr>
        <w:ind w:left="5040" w:hanging="360"/>
      </w:pPr>
      <w:rPr>
        <w:rFonts w:ascii="Symbol" w:hAnsi="Symbol" w:hint="default"/>
      </w:rPr>
    </w:lvl>
    <w:lvl w:ilvl="7" w:tplc="FBC08DD4">
      <w:start w:val="1"/>
      <w:numFmt w:val="bullet"/>
      <w:lvlText w:val="o"/>
      <w:lvlJc w:val="left"/>
      <w:pPr>
        <w:ind w:left="5760" w:hanging="360"/>
      </w:pPr>
      <w:rPr>
        <w:rFonts w:ascii="Courier New" w:hAnsi="Courier New" w:hint="default"/>
      </w:rPr>
    </w:lvl>
    <w:lvl w:ilvl="8" w:tplc="82244634">
      <w:start w:val="1"/>
      <w:numFmt w:val="bullet"/>
      <w:lvlText w:val=""/>
      <w:lvlJc w:val="left"/>
      <w:pPr>
        <w:ind w:left="6480" w:hanging="360"/>
      </w:pPr>
      <w:rPr>
        <w:rFonts w:ascii="Wingdings" w:hAnsi="Wingdings" w:hint="default"/>
      </w:rPr>
    </w:lvl>
  </w:abstractNum>
  <w:abstractNum w:abstractNumId="35" w15:restartNumberingAfterBreak="0">
    <w:nsid w:val="5938D5A4"/>
    <w:multiLevelType w:val="hybridMultilevel"/>
    <w:tmpl w:val="FFFFFFFF"/>
    <w:lvl w:ilvl="0" w:tplc="2690D336">
      <w:start w:val="1"/>
      <w:numFmt w:val="bullet"/>
      <w:lvlText w:val=""/>
      <w:lvlJc w:val="left"/>
      <w:pPr>
        <w:ind w:left="720" w:hanging="360"/>
      </w:pPr>
      <w:rPr>
        <w:rFonts w:ascii="Symbol" w:hAnsi="Symbol" w:hint="default"/>
      </w:rPr>
    </w:lvl>
    <w:lvl w:ilvl="1" w:tplc="6B4CA716">
      <w:start w:val="1"/>
      <w:numFmt w:val="bullet"/>
      <w:lvlText w:val="o"/>
      <w:lvlJc w:val="left"/>
      <w:pPr>
        <w:ind w:left="1440" w:hanging="360"/>
      </w:pPr>
      <w:rPr>
        <w:rFonts w:ascii="Courier New" w:hAnsi="Courier New" w:hint="default"/>
      </w:rPr>
    </w:lvl>
    <w:lvl w:ilvl="2" w:tplc="A30EBBF6">
      <w:start w:val="1"/>
      <w:numFmt w:val="bullet"/>
      <w:lvlText w:val=""/>
      <w:lvlJc w:val="left"/>
      <w:pPr>
        <w:ind w:left="2160" w:hanging="360"/>
      </w:pPr>
      <w:rPr>
        <w:rFonts w:ascii="Wingdings" w:hAnsi="Wingdings" w:hint="default"/>
      </w:rPr>
    </w:lvl>
    <w:lvl w:ilvl="3" w:tplc="739CADB2">
      <w:start w:val="1"/>
      <w:numFmt w:val="bullet"/>
      <w:lvlText w:val=""/>
      <w:lvlJc w:val="left"/>
      <w:pPr>
        <w:ind w:left="2880" w:hanging="360"/>
      </w:pPr>
      <w:rPr>
        <w:rFonts w:ascii="Symbol" w:hAnsi="Symbol" w:hint="default"/>
      </w:rPr>
    </w:lvl>
    <w:lvl w:ilvl="4" w:tplc="34A630FC">
      <w:start w:val="1"/>
      <w:numFmt w:val="bullet"/>
      <w:lvlText w:val="o"/>
      <w:lvlJc w:val="left"/>
      <w:pPr>
        <w:ind w:left="3600" w:hanging="360"/>
      </w:pPr>
      <w:rPr>
        <w:rFonts w:ascii="Courier New" w:hAnsi="Courier New" w:hint="default"/>
      </w:rPr>
    </w:lvl>
    <w:lvl w:ilvl="5" w:tplc="8AFC4694">
      <w:start w:val="1"/>
      <w:numFmt w:val="bullet"/>
      <w:lvlText w:val=""/>
      <w:lvlJc w:val="left"/>
      <w:pPr>
        <w:ind w:left="4320" w:hanging="360"/>
      </w:pPr>
      <w:rPr>
        <w:rFonts w:ascii="Wingdings" w:hAnsi="Wingdings" w:hint="default"/>
      </w:rPr>
    </w:lvl>
    <w:lvl w:ilvl="6" w:tplc="1AC0B148">
      <w:start w:val="1"/>
      <w:numFmt w:val="bullet"/>
      <w:lvlText w:val=""/>
      <w:lvlJc w:val="left"/>
      <w:pPr>
        <w:ind w:left="5040" w:hanging="360"/>
      </w:pPr>
      <w:rPr>
        <w:rFonts w:ascii="Symbol" w:hAnsi="Symbol" w:hint="default"/>
      </w:rPr>
    </w:lvl>
    <w:lvl w:ilvl="7" w:tplc="A64A1178">
      <w:start w:val="1"/>
      <w:numFmt w:val="bullet"/>
      <w:lvlText w:val="o"/>
      <w:lvlJc w:val="left"/>
      <w:pPr>
        <w:ind w:left="5760" w:hanging="360"/>
      </w:pPr>
      <w:rPr>
        <w:rFonts w:ascii="Courier New" w:hAnsi="Courier New" w:hint="default"/>
      </w:rPr>
    </w:lvl>
    <w:lvl w:ilvl="8" w:tplc="68A8605A">
      <w:start w:val="1"/>
      <w:numFmt w:val="bullet"/>
      <w:lvlText w:val=""/>
      <w:lvlJc w:val="left"/>
      <w:pPr>
        <w:ind w:left="6480" w:hanging="360"/>
      </w:pPr>
      <w:rPr>
        <w:rFonts w:ascii="Wingdings" w:hAnsi="Wingdings" w:hint="default"/>
      </w:rPr>
    </w:lvl>
  </w:abstractNum>
  <w:abstractNum w:abstractNumId="36" w15:restartNumberingAfterBreak="0">
    <w:nsid w:val="5A2A39A6"/>
    <w:multiLevelType w:val="hybridMultilevel"/>
    <w:tmpl w:val="FFFFFFFF"/>
    <w:lvl w:ilvl="0" w:tplc="2B327630">
      <w:start w:val="1"/>
      <w:numFmt w:val="bullet"/>
      <w:lvlText w:val=""/>
      <w:lvlJc w:val="left"/>
      <w:pPr>
        <w:ind w:left="720" w:hanging="360"/>
      </w:pPr>
      <w:rPr>
        <w:rFonts w:ascii="Symbol" w:hAnsi="Symbol" w:hint="default"/>
      </w:rPr>
    </w:lvl>
    <w:lvl w:ilvl="1" w:tplc="71762F66">
      <w:start w:val="1"/>
      <w:numFmt w:val="bullet"/>
      <w:lvlText w:val="o"/>
      <w:lvlJc w:val="left"/>
      <w:pPr>
        <w:ind w:left="1440" w:hanging="360"/>
      </w:pPr>
      <w:rPr>
        <w:rFonts w:ascii="Courier New" w:hAnsi="Courier New" w:hint="default"/>
      </w:rPr>
    </w:lvl>
    <w:lvl w:ilvl="2" w:tplc="A05EB296">
      <w:start w:val="1"/>
      <w:numFmt w:val="bullet"/>
      <w:lvlText w:val=""/>
      <w:lvlJc w:val="left"/>
      <w:pPr>
        <w:ind w:left="2160" w:hanging="360"/>
      </w:pPr>
      <w:rPr>
        <w:rFonts w:ascii="Wingdings" w:hAnsi="Wingdings" w:hint="default"/>
      </w:rPr>
    </w:lvl>
    <w:lvl w:ilvl="3" w:tplc="DCA089B0">
      <w:start w:val="1"/>
      <w:numFmt w:val="bullet"/>
      <w:lvlText w:val=""/>
      <w:lvlJc w:val="left"/>
      <w:pPr>
        <w:ind w:left="2880" w:hanging="360"/>
      </w:pPr>
      <w:rPr>
        <w:rFonts w:ascii="Symbol" w:hAnsi="Symbol" w:hint="default"/>
      </w:rPr>
    </w:lvl>
    <w:lvl w:ilvl="4" w:tplc="8F8A2E76">
      <w:start w:val="1"/>
      <w:numFmt w:val="bullet"/>
      <w:lvlText w:val="o"/>
      <w:lvlJc w:val="left"/>
      <w:pPr>
        <w:ind w:left="3600" w:hanging="360"/>
      </w:pPr>
      <w:rPr>
        <w:rFonts w:ascii="Courier New" w:hAnsi="Courier New" w:hint="default"/>
      </w:rPr>
    </w:lvl>
    <w:lvl w:ilvl="5" w:tplc="BE6A7AE0">
      <w:start w:val="1"/>
      <w:numFmt w:val="bullet"/>
      <w:lvlText w:val=""/>
      <w:lvlJc w:val="left"/>
      <w:pPr>
        <w:ind w:left="4320" w:hanging="360"/>
      </w:pPr>
      <w:rPr>
        <w:rFonts w:ascii="Wingdings" w:hAnsi="Wingdings" w:hint="default"/>
      </w:rPr>
    </w:lvl>
    <w:lvl w:ilvl="6" w:tplc="62165D48">
      <w:start w:val="1"/>
      <w:numFmt w:val="bullet"/>
      <w:lvlText w:val=""/>
      <w:lvlJc w:val="left"/>
      <w:pPr>
        <w:ind w:left="5040" w:hanging="360"/>
      </w:pPr>
      <w:rPr>
        <w:rFonts w:ascii="Symbol" w:hAnsi="Symbol" w:hint="default"/>
      </w:rPr>
    </w:lvl>
    <w:lvl w:ilvl="7" w:tplc="027C97FC">
      <w:start w:val="1"/>
      <w:numFmt w:val="bullet"/>
      <w:lvlText w:val="o"/>
      <w:lvlJc w:val="left"/>
      <w:pPr>
        <w:ind w:left="5760" w:hanging="360"/>
      </w:pPr>
      <w:rPr>
        <w:rFonts w:ascii="Courier New" w:hAnsi="Courier New" w:hint="default"/>
      </w:rPr>
    </w:lvl>
    <w:lvl w:ilvl="8" w:tplc="23282C9C">
      <w:start w:val="1"/>
      <w:numFmt w:val="bullet"/>
      <w:lvlText w:val=""/>
      <w:lvlJc w:val="left"/>
      <w:pPr>
        <w:ind w:left="6480" w:hanging="360"/>
      </w:pPr>
      <w:rPr>
        <w:rFonts w:ascii="Wingdings" w:hAnsi="Wingdings" w:hint="default"/>
      </w:rPr>
    </w:lvl>
  </w:abstractNum>
  <w:abstractNum w:abstractNumId="37" w15:restartNumberingAfterBreak="0">
    <w:nsid w:val="5A4542FA"/>
    <w:multiLevelType w:val="hybridMultilevel"/>
    <w:tmpl w:val="773829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ABD6F3F"/>
    <w:multiLevelType w:val="hybridMultilevel"/>
    <w:tmpl w:val="FFFFFFFF"/>
    <w:lvl w:ilvl="0" w:tplc="B9F6C108">
      <w:start w:val="1"/>
      <w:numFmt w:val="bullet"/>
      <w:lvlText w:val=""/>
      <w:lvlJc w:val="left"/>
      <w:pPr>
        <w:ind w:left="720" w:hanging="360"/>
      </w:pPr>
      <w:rPr>
        <w:rFonts w:ascii="Symbol" w:hAnsi="Symbol" w:hint="default"/>
      </w:rPr>
    </w:lvl>
    <w:lvl w:ilvl="1" w:tplc="0C5EC75C">
      <w:start w:val="1"/>
      <w:numFmt w:val="bullet"/>
      <w:lvlText w:val="o"/>
      <w:lvlJc w:val="left"/>
      <w:pPr>
        <w:ind w:left="1440" w:hanging="360"/>
      </w:pPr>
      <w:rPr>
        <w:rFonts w:ascii="Courier New" w:hAnsi="Courier New" w:hint="default"/>
      </w:rPr>
    </w:lvl>
    <w:lvl w:ilvl="2" w:tplc="D06C805E">
      <w:start w:val="1"/>
      <w:numFmt w:val="bullet"/>
      <w:lvlText w:val=""/>
      <w:lvlJc w:val="left"/>
      <w:pPr>
        <w:ind w:left="2160" w:hanging="360"/>
      </w:pPr>
      <w:rPr>
        <w:rFonts w:ascii="Wingdings" w:hAnsi="Wingdings" w:hint="default"/>
      </w:rPr>
    </w:lvl>
    <w:lvl w:ilvl="3" w:tplc="116A4EC2">
      <w:start w:val="1"/>
      <w:numFmt w:val="bullet"/>
      <w:lvlText w:val=""/>
      <w:lvlJc w:val="left"/>
      <w:pPr>
        <w:ind w:left="2880" w:hanging="360"/>
      </w:pPr>
      <w:rPr>
        <w:rFonts w:ascii="Symbol" w:hAnsi="Symbol" w:hint="default"/>
      </w:rPr>
    </w:lvl>
    <w:lvl w:ilvl="4" w:tplc="F85EB6E6">
      <w:start w:val="1"/>
      <w:numFmt w:val="bullet"/>
      <w:lvlText w:val="o"/>
      <w:lvlJc w:val="left"/>
      <w:pPr>
        <w:ind w:left="3600" w:hanging="360"/>
      </w:pPr>
      <w:rPr>
        <w:rFonts w:ascii="Courier New" w:hAnsi="Courier New" w:hint="default"/>
      </w:rPr>
    </w:lvl>
    <w:lvl w:ilvl="5" w:tplc="496C2BDE">
      <w:start w:val="1"/>
      <w:numFmt w:val="bullet"/>
      <w:lvlText w:val=""/>
      <w:lvlJc w:val="left"/>
      <w:pPr>
        <w:ind w:left="4320" w:hanging="360"/>
      </w:pPr>
      <w:rPr>
        <w:rFonts w:ascii="Wingdings" w:hAnsi="Wingdings" w:hint="default"/>
      </w:rPr>
    </w:lvl>
    <w:lvl w:ilvl="6" w:tplc="452C346A">
      <w:start w:val="1"/>
      <w:numFmt w:val="bullet"/>
      <w:lvlText w:val=""/>
      <w:lvlJc w:val="left"/>
      <w:pPr>
        <w:ind w:left="5040" w:hanging="360"/>
      </w:pPr>
      <w:rPr>
        <w:rFonts w:ascii="Symbol" w:hAnsi="Symbol" w:hint="default"/>
      </w:rPr>
    </w:lvl>
    <w:lvl w:ilvl="7" w:tplc="3EB0503E">
      <w:start w:val="1"/>
      <w:numFmt w:val="bullet"/>
      <w:lvlText w:val="o"/>
      <w:lvlJc w:val="left"/>
      <w:pPr>
        <w:ind w:left="5760" w:hanging="360"/>
      </w:pPr>
      <w:rPr>
        <w:rFonts w:ascii="Courier New" w:hAnsi="Courier New" w:hint="default"/>
      </w:rPr>
    </w:lvl>
    <w:lvl w:ilvl="8" w:tplc="DB0AB4FA">
      <w:start w:val="1"/>
      <w:numFmt w:val="bullet"/>
      <w:lvlText w:val=""/>
      <w:lvlJc w:val="left"/>
      <w:pPr>
        <w:ind w:left="6480" w:hanging="360"/>
      </w:pPr>
      <w:rPr>
        <w:rFonts w:ascii="Wingdings" w:hAnsi="Wingdings" w:hint="default"/>
      </w:rPr>
    </w:lvl>
  </w:abstractNum>
  <w:abstractNum w:abstractNumId="39" w15:restartNumberingAfterBreak="0">
    <w:nsid w:val="5C78CFD0"/>
    <w:multiLevelType w:val="hybridMultilevel"/>
    <w:tmpl w:val="FFFFFFFF"/>
    <w:lvl w:ilvl="0" w:tplc="0D306DF8">
      <w:start w:val="1"/>
      <w:numFmt w:val="bullet"/>
      <w:lvlText w:val=""/>
      <w:lvlJc w:val="left"/>
      <w:pPr>
        <w:ind w:left="720" w:hanging="360"/>
      </w:pPr>
      <w:rPr>
        <w:rFonts w:ascii="Symbol" w:hAnsi="Symbol" w:hint="default"/>
      </w:rPr>
    </w:lvl>
    <w:lvl w:ilvl="1" w:tplc="51803450">
      <w:start w:val="1"/>
      <w:numFmt w:val="bullet"/>
      <w:lvlText w:val="o"/>
      <w:lvlJc w:val="left"/>
      <w:pPr>
        <w:ind w:left="1440" w:hanging="360"/>
      </w:pPr>
      <w:rPr>
        <w:rFonts w:ascii="Courier New" w:hAnsi="Courier New" w:hint="default"/>
      </w:rPr>
    </w:lvl>
    <w:lvl w:ilvl="2" w:tplc="6AF4712E">
      <w:start w:val="1"/>
      <w:numFmt w:val="bullet"/>
      <w:lvlText w:val=""/>
      <w:lvlJc w:val="left"/>
      <w:pPr>
        <w:ind w:left="2160" w:hanging="360"/>
      </w:pPr>
      <w:rPr>
        <w:rFonts w:ascii="Wingdings" w:hAnsi="Wingdings" w:hint="default"/>
      </w:rPr>
    </w:lvl>
    <w:lvl w:ilvl="3" w:tplc="63868FDC">
      <w:start w:val="1"/>
      <w:numFmt w:val="bullet"/>
      <w:lvlText w:val=""/>
      <w:lvlJc w:val="left"/>
      <w:pPr>
        <w:ind w:left="2880" w:hanging="360"/>
      </w:pPr>
      <w:rPr>
        <w:rFonts w:ascii="Symbol" w:hAnsi="Symbol" w:hint="default"/>
      </w:rPr>
    </w:lvl>
    <w:lvl w:ilvl="4" w:tplc="7D049452">
      <w:start w:val="1"/>
      <w:numFmt w:val="bullet"/>
      <w:lvlText w:val="o"/>
      <w:lvlJc w:val="left"/>
      <w:pPr>
        <w:ind w:left="3600" w:hanging="360"/>
      </w:pPr>
      <w:rPr>
        <w:rFonts w:ascii="Courier New" w:hAnsi="Courier New" w:hint="default"/>
      </w:rPr>
    </w:lvl>
    <w:lvl w:ilvl="5" w:tplc="8376AD34">
      <w:start w:val="1"/>
      <w:numFmt w:val="bullet"/>
      <w:lvlText w:val=""/>
      <w:lvlJc w:val="left"/>
      <w:pPr>
        <w:ind w:left="4320" w:hanging="360"/>
      </w:pPr>
      <w:rPr>
        <w:rFonts w:ascii="Wingdings" w:hAnsi="Wingdings" w:hint="default"/>
      </w:rPr>
    </w:lvl>
    <w:lvl w:ilvl="6" w:tplc="102E317E">
      <w:start w:val="1"/>
      <w:numFmt w:val="bullet"/>
      <w:lvlText w:val=""/>
      <w:lvlJc w:val="left"/>
      <w:pPr>
        <w:ind w:left="5040" w:hanging="360"/>
      </w:pPr>
      <w:rPr>
        <w:rFonts w:ascii="Symbol" w:hAnsi="Symbol" w:hint="default"/>
      </w:rPr>
    </w:lvl>
    <w:lvl w:ilvl="7" w:tplc="297CD5B8">
      <w:start w:val="1"/>
      <w:numFmt w:val="bullet"/>
      <w:lvlText w:val="o"/>
      <w:lvlJc w:val="left"/>
      <w:pPr>
        <w:ind w:left="5760" w:hanging="360"/>
      </w:pPr>
      <w:rPr>
        <w:rFonts w:ascii="Courier New" w:hAnsi="Courier New" w:hint="default"/>
      </w:rPr>
    </w:lvl>
    <w:lvl w:ilvl="8" w:tplc="86226DCC">
      <w:start w:val="1"/>
      <w:numFmt w:val="bullet"/>
      <w:lvlText w:val=""/>
      <w:lvlJc w:val="left"/>
      <w:pPr>
        <w:ind w:left="6480" w:hanging="360"/>
      </w:pPr>
      <w:rPr>
        <w:rFonts w:ascii="Wingdings" w:hAnsi="Wingdings" w:hint="default"/>
      </w:rPr>
    </w:lvl>
  </w:abstractNum>
  <w:abstractNum w:abstractNumId="40" w15:restartNumberingAfterBreak="0">
    <w:nsid w:val="5DF910E0"/>
    <w:multiLevelType w:val="hybridMultilevel"/>
    <w:tmpl w:val="FFFFFFFF"/>
    <w:lvl w:ilvl="0" w:tplc="D348F324">
      <w:start w:val="1"/>
      <w:numFmt w:val="bullet"/>
      <w:lvlText w:val=""/>
      <w:lvlJc w:val="left"/>
      <w:pPr>
        <w:ind w:left="720" w:hanging="360"/>
      </w:pPr>
      <w:rPr>
        <w:rFonts w:ascii="Symbol" w:hAnsi="Symbol" w:hint="default"/>
      </w:rPr>
    </w:lvl>
    <w:lvl w:ilvl="1" w:tplc="6DD870F6">
      <w:start w:val="1"/>
      <w:numFmt w:val="bullet"/>
      <w:lvlText w:val="o"/>
      <w:lvlJc w:val="left"/>
      <w:pPr>
        <w:ind w:left="1440" w:hanging="360"/>
      </w:pPr>
      <w:rPr>
        <w:rFonts w:ascii="Courier New" w:hAnsi="Courier New" w:hint="default"/>
      </w:rPr>
    </w:lvl>
    <w:lvl w:ilvl="2" w:tplc="182CC14A">
      <w:start w:val="1"/>
      <w:numFmt w:val="bullet"/>
      <w:lvlText w:val=""/>
      <w:lvlJc w:val="left"/>
      <w:pPr>
        <w:ind w:left="2160" w:hanging="360"/>
      </w:pPr>
      <w:rPr>
        <w:rFonts w:ascii="Wingdings" w:hAnsi="Wingdings" w:hint="default"/>
      </w:rPr>
    </w:lvl>
    <w:lvl w:ilvl="3" w:tplc="C3565106">
      <w:start w:val="1"/>
      <w:numFmt w:val="bullet"/>
      <w:lvlText w:val=""/>
      <w:lvlJc w:val="left"/>
      <w:pPr>
        <w:ind w:left="2880" w:hanging="360"/>
      </w:pPr>
      <w:rPr>
        <w:rFonts w:ascii="Symbol" w:hAnsi="Symbol" w:hint="default"/>
      </w:rPr>
    </w:lvl>
    <w:lvl w:ilvl="4" w:tplc="DE029D08">
      <w:start w:val="1"/>
      <w:numFmt w:val="bullet"/>
      <w:lvlText w:val="o"/>
      <w:lvlJc w:val="left"/>
      <w:pPr>
        <w:ind w:left="3600" w:hanging="360"/>
      </w:pPr>
      <w:rPr>
        <w:rFonts w:ascii="Courier New" w:hAnsi="Courier New" w:hint="default"/>
      </w:rPr>
    </w:lvl>
    <w:lvl w:ilvl="5" w:tplc="CE6A2E4A">
      <w:start w:val="1"/>
      <w:numFmt w:val="bullet"/>
      <w:lvlText w:val=""/>
      <w:lvlJc w:val="left"/>
      <w:pPr>
        <w:ind w:left="4320" w:hanging="360"/>
      </w:pPr>
      <w:rPr>
        <w:rFonts w:ascii="Wingdings" w:hAnsi="Wingdings" w:hint="default"/>
      </w:rPr>
    </w:lvl>
    <w:lvl w:ilvl="6" w:tplc="1E6EADBE">
      <w:start w:val="1"/>
      <w:numFmt w:val="bullet"/>
      <w:lvlText w:val=""/>
      <w:lvlJc w:val="left"/>
      <w:pPr>
        <w:ind w:left="5040" w:hanging="360"/>
      </w:pPr>
      <w:rPr>
        <w:rFonts w:ascii="Symbol" w:hAnsi="Symbol" w:hint="default"/>
      </w:rPr>
    </w:lvl>
    <w:lvl w:ilvl="7" w:tplc="BE183F34">
      <w:start w:val="1"/>
      <w:numFmt w:val="bullet"/>
      <w:lvlText w:val="o"/>
      <w:lvlJc w:val="left"/>
      <w:pPr>
        <w:ind w:left="5760" w:hanging="360"/>
      </w:pPr>
      <w:rPr>
        <w:rFonts w:ascii="Courier New" w:hAnsi="Courier New" w:hint="default"/>
      </w:rPr>
    </w:lvl>
    <w:lvl w:ilvl="8" w:tplc="20E8D318">
      <w:start w:val="1"/>
      <w:numFmt w:val="bullet"/>
      <w:lvlText w:val=""/>
      <w:lvlJc w:val="left"/>
      <w:pPr>
        <w:ind w:left="6480" w:hanging="360"/>
      </w:pPr>
      <w:rPr>
        <w:rFonts w:ascii="Wingdings" w:hAnsi="Wingdings" w:hint="default"/>
      </w:rPr>
    </w:lvl>
  </w:abstractNum>
  <w:abstractNum w:abstractNumId="41" w15:restartNumberingAfterBreak="0">
    <w:nsid w:val="5F939F52"/>
    <w:multiLevelType w:val="hybridMultilevel"/>
    <w:tmpl w:val="FFFFFFFF"/>
    <w:lvl w:ilvl="0" w:tplc="A5ECFDFC">
      <w:start w:val="1"/>
      <w:numFmt w:val="bullet"/>
      <w:lvlText w:val=""/>
      <w:lvlJc w:val="left"/>
      <w:pPr>
        <w:ind w:left="720" w:hanging="360"/>
      </w:pPr>
      <w:rPr>
        <w:rFonts w:ascii="Symbol" w:hAnsi="Symbol" w:hint="default"/>
      </w:rPr>
    </w:lvl>
    <w:lvl w:ilvl="1" w:tplc="614C4088">
      <w:start w:val="1"/>
      <w:numFmt w:val="bullet"/>
      <w:lvlText w:val="o"/>
      <w:lvlJc w:val="left"/>
      <w:pPr>
        <w:ind w:left="1440" w:hanging="360"/>
      </w:pPr>
      <w:rPr>
        <w:rFonts w:ascii="Courier New" w:hAnsi="Courier New" w:hint="default"/>
      </w:rPr>
    </w:lvl>
    <w:lvl w:ilvl="2" w:tplc="1A72F714">
      <w:start w:val="1"/>
      <w:numFmt w:val="bullet"/>
      <w:lvlText w:val=""/>
      <w:lvlJc w:val="left"/>
      <w:pPr>
        <w:ind w:left="2160" w:hanging="360"/>
      </w:pPr>
      <w:rPr>
        <w:rFonts w:ascii="Wingdings" w:hAnsi="Wingdings" w:hint="default"/>
      </w:rPr>
    </w:lvl>
    <w:lvl w:ilvl="3" w:tplc="7F708284">
      <w:start w:val="1"/>
      <w:numFmt w:val="bullet"/>
      <w:lvlText w:val=""/>
      <w:lvlJc w:val="left"/>
      <w:pPr>
        <w:ind w:left="2880" w:hanging="360"/>
      </w:pPr>
      <w:rPr>
        <w:rFonts w:ascii="Symbol" w:hAnsi="Symbol" w:hint="default"/>
      </w:rPr>
    </w:lvl>
    <w:lvl w:ilvl="4" w:tplc="7DE2C974">
      <w:start w:val="1"/>
      <w:numFmt w:val="bullet"/>
      <w:lvlText w:val="o"/>
      <w:lvlJc w:val="left"/>
      <w:pPr>
        <w:ind w:left="3600" w:hanging="360"/>
      </w:pPr>
      <w:rPr>
        <w:rFonts w:ascii="Courier New" w:hAnsi="Courier New" w:hint="default"/>
      </w:rPr>
    </w:lvl>
    <w:lvl w:ilvl="5" w:tplc="EFD097B4">
      <w:start w:val="1"/>
      <w:numFmt w:val="bullet"/>
      <w:lvlText w:val=""/>
      <w:lvlJc w:val="left"/>
      <w:pPr>
        <w:ind w:left="4320" w:hanging="360"/>
      </w:pPr>
      <w:rPr>
        <w:rFonts w:ascii="Wingdings" w:hAnsi="Wingdings" w:hint="default"/>
      </w:rPr>
    </w:lvl>
    <w:lvl w:ilvl="6" w:tplc="67BAD2FE">
      <w:start w:val="1"/>
      <w:numFmt w:val="bullet"/>
      <w:lvlText w:val=""/>
      <w:lvlJc w:val="left"/>
      <w:pPr>
        <w:ind w:left="5040" w:hanging="360"/>
      </w:pPr>
      <w:rPr>
        <w:rFonts w:ascii="Symbol" w:hAnsi="Symbol" w:hint="default"/>
      </w:rPr>
    </w:lvl>
    <w:lvl w:ilvl="7" w:tplc="EEF279EE">
      <w:start w:val="1"/>
      <w:numFmt w:val="bullet"/>
      <w:lvlText w:val="o"/>
      <w:lvlJc w:val="left"/>
      <w:pPr>
        <w:ind w:left="5760" w:hanging="360"/>
      </w:pPr>
      <w:rPr>
        <w:rFonts w:ascii="Courier New" w:hAnsi="Courier New" w:hint="default"/>
      </w:rPr>
    </w:lvl>
    <w:lvl w:ilvl="8" w:tplc="029A28D2">
      <w:start w:val="1"/>
      <w:numFmt w:val="bullet"/>
      <w:lvlText w:val=""/>
      <w:lvlJc w:val="left"/>
      <w:pPr>
        <w:ind w:left="6480" w:hanging="360"/>
      </w:pPr>
      <w:rPr>
        <w:rFonts w:ascii="Wingdings" w:hAnsi="Wingdings" w:hint="default"/>
      </w:rPr>
    </w:lvl>
  </w:abstractNum>
  <w:abstractNum w:abstractNumId="42" w15:restartNumberingAfterBreak="0">
    <w:nsid w:val="63B7D27C"/>
    <w:multiLevelType w:val="hybridMultilevel"/>
    <w:tmpl w:val="FFFFFFFF"/>
    <w:lvl w:ilvl="0" w:tplc="12802666">
      <w:start w:val="1"/>
      <w:numFmt w:val="bullet"/>
      <w:lvlText w:val=""/>
      <w:lvlJc w:val="left"/>
      <w:pPr>
        <w:ind w:left="720" w:hanging="360"/>
      </w:pPr>
      <w:rPr>
        <w:rFonts w:ascii="Symbol" w:hAnsi="Symbol" w:hint="default"/>
      </w:rPr>
    </w:lvl>
    <w:lvl w:ilvl="1" w:tplc="59187CDC">
      <w:start w:val="1"/>
      <w:numFmt w:val="bullet"/>
      <w:lvlText w:val="o"/>
      <w:lvlJc w:val="left"/>
      <w:pPr>
        <w:ind w:left="1440" w:hanging="360"/>
      </w:pPr>
      <w:rPr>
        <w:rFonts w:ascii="Courier New" w:hAnsi="Courier New" w:hint="default"/>
      </w:rPr>
    </w:lvl>
    <w:lvl w:ilvl="2" w:tplc="9CE8E730">
      <w:start w:val="1"/>
      <w:numFmt w:val="bullet"/>
      <w:lvlText w:val=""/>
      <w:lvlJc w:val="left"/>
      <w:pPr>
        <w:ind w:left="2160" w:hanging="360"/>
      </w:pPr>
      <w:rPr>
        <w:rFonts w:ascii="Wingdings" w:hAnsi="Wingdings" w:hint="default"/>
      </w:rPr>
    </w:lvl>
    <w:lvl w:ilvl="3" w:tplc="9DE4C30A">
      <w:start w:val="1"/>
      <w:numFmt w:val="bullet"/>
      <w:lvlText w:val=""/>
      <w:lvlJc w:val="left"/>
      <w:pPr>
        <w:ind w:left="2880" w:hanging="360"/>
      </w:pPr>
      <w:rPr>
        <w:rFonts w:ascii="Symbol" w:hAnsi="Symbol" w:hint="default"/>
      </w:rPr>
    </w:lvl>
    <w:lvl w:ilvl="4" w:tplc="D086450E">
      <w:start w:val="1"/>
      <w:numFmt w:val="bullet"/>
      <w:lvlText w:val="o"/>
      <w:lvlJc w:val="left"/>
      <w:pPr>
        <w:ind w:left="3600" w:hanging="360"/>
      </w:pPr>
      <w:rPr>
        <w:rFonts w:ascii="Courier New" w:hAnsi="Courier New" w:hint="default"/>
      </w:rPr>
    </w:lvl>
    <w:lvl w:ilvl="5" w:tplc="7DC8E326">
      <w:start w:val="1"/>
      <w:numFmt w:val="bullet"/>
      <w:lvlText w:val=""/>
      <w:lvlJc w:val="left"/>
      <w:pPr>
        <w:ind w:left="4320" w:hanging="360"/>
      </w:pPr>
      <w:rPr>
        <w:rFonts w:ascii="Wingdings" w:hAnsi="Wingdings" w:hint="default"/>
      </w:rPr>
    </w:lvl>
    <w:lvl w:ilvl="6" w:tplc="BC9E87B6">
      <w:start w:val="1"/>
      <w:numFmt w:val="bullet"/>
      <w:lvlText w:val=""/>
      <w:lvlJc w:val="left"/>
      <w:pPr>
        <w:ind w:left="5040" w:hanging="360"/>
      </w:pPr>
      <w:rPr>
        <w:rFonts w:ascii="Symbol" w:hAnsi="Symbol" w:hint="default"/>
      </w:rPr>
    </w:lvl>
    <w:lvl w:ilvl="7" w:tplc="F5B276A2">
      <w:start w:val="1"/>
      <w:numFmt w:val="bullet"/>
      <w:lvlText w:val="o"/>
      <w:lvlJc w:val="left"/>
      <w:pPr>
        <w:ind w:left="5760" w:hanging="360"/>
      </w:pPr>
      <w:rPr>
        <w:rFonts w:ascii="Courier New" w:hAnsi="Courier New" w:hint="default"/>
      </w:rPr>
    </w:lvl>
    <w:lvl w:ilvl="8" w:tplc="8B9A2B74">
      <w:start w:val="1"/>
      <w:numFmt w:val="bullet"/>
      <w:lvlText w:val=""/>
      <w:lvlJc w:val="left"/>
      <w:pPr>
        <w:ind w:left="6480" w:hanging="360"/>
      </w:pPr>
      <w:rPr>
        <w:rFonts w:ascii="Wingdings" w:hAnsi="Wingdings" w:hint="default"/>
      </w:rPr>
    </w:lvl>
  </w:abstractNum>
  <w:abstractNum w:abstractNumId="43" w15:restartNumberingAfterBreak="0">
    <w:nsid w:val="641A84B4"/>
    <w:multiLevelType w:val="hybridMultilevel"/>
    <w:tmpl w:val="FFFFFFFF"/>
    <w:lvl w:ilvl="0" w:tplc="29AAD29A">
      <w:start w:val="1"/>
      <w:numFmt w:val="bullet"/>
      <w:lvlText w:val=""/>
      <w:lvlJc w:val="left"/>
      <w:pPr>
        <w:ind w:left="720" w:hanging="360"/>
      </w:pPr>
      <w:rPr>
        <w:rFonts w:ascii="Symbol" w:hAnsi="Symbol" w:hint="default"/>
      </w:rPr>
    </w:lvl>
    <w:lvl w:ilvl="1" w:tplc="E522D594">
      <w:start w:val="1"/>
      <w:numFmt w:val="bullet"/>
      <w:lvlText w:val="o"/>
      <w:lvlJc w:val="left"/>
      <w:pPr>
        <w:ind w:left="1440" w:hanging="360"/>
      </w:pPr>
      <w:rPr>
        <w:rFonts w:ascii="Courier New" w:hAnsi="Courier New" w:hint="default"/>
      </w:rPr>
    </w:lvl>
    <w:lvl w:ilvl="2" w:tplc="3D4E682C">
      <w:start w:val="1"/>
      <w:numFmt w:val="bullet"/>
      <w:lvlText w:val=""/>
      <w:lvlJc w:val="left"/>
      <w:pPr>
        <w:ind w:left="2160" w:hanging="360"/>
      </w:pPr>
      <w:rPr>
        <w:rFonts w:ascii="Wingdings" w:hAnsi="Wingdings" w:hint="default"/>
      </w:rPr>
    </w:lvl>
    <w:lvl w:ilvl="3" w:tplc="F014EA5A">
      <w:start w:val="1"/>
      <w:numFmt w:val="bullet"/>
      <w:lvlText w:val=""/>
      <w:lvlJc w:val="left"/>
      <w:pPr>
        <w:ind w:left="2880" w:hanging="360"/>
      </w:pPr>
      <w:rPr>
        <w:rFonts w:ascii="Symbol" w:hAnsi="Symbol" w:hint="default"/>
      </w:rPr>
    </w:lvl>
    <w:lvl w:ilvl="4" w:tplc="285830EE">
      <w:start w:val="1"/>
      <w:numFmt w:val="bullet"/>
      <w:lvlText w:val="o"/>
      <w:lvlJc w:val="left"/>
      <w:pPr>
        <w:ind w:left="3600" w:hanging="360"/>
      </w:pPr>
      <w:rPr>
        <w:rFonts w:ascii="Courier New" w:hAnsi="Courier New" w:hint="default"/>
      </w:rPr>
    </w:lvl>
    <w:lvl w:ilvl="5" w:tplc="94B67AAA">
      <w:start w:val="1"/>
      <w:numFmt w:val="bullet"/>
      <w:lvlText w:val=""/>
      <w:lvlJc w:val="left"/>
      <w:pPr>
        <w:ind w:left="4320" w:hanging="360"/>
      </w:pPr>
      <w:rPr>
        <w:rFonts w:ascii="Wingdings" w:hAnsi="Wingdings" w:hint="default"/>
      </w:rPr>
    </w:lvl>
    <w:lvl w:ilvl="6" w:tplc="40740132">
      <w:start w:val="1"/>
      <w:numFmt w:val="bullet"/>
      <w:lvlText w:val=""/>
      <w:lvlJc w:val="left"/>
      <w:pPr>
        <w:ind w:left="5040" w:hanging="360"/>
      </w:pPr>
      <w:rPr>
        <w:rFonts w:ascii="Symbol" w:hAnsi="Symbol" w:hint="default"/>
      </w:rPr>
    </w:lvl>
    <w:lvl w:ilvl="7" w:tplc="1C2AF640">
      <w:start w:val="1"/>
      <w:numFmt w:val="bullet"/>
      <w:lvlText w:val="o"/>
      <w:lvlJc w:val="left"/>
      <w:pPr>
        <w:ind w:left="5760" w:hanging="360"/>
      </w:pPr>
      <w:rPr>
        <w:rFonts w:ascii="Courier New" w:hAnsi="Courier New" w:hint="default"/>
      </w:rPr>
    </w:lvl>
    <w:lvl w:ilvl="8" w:tplc="7E8EA38E">
      <w:start w:val="1"/>
      <w:numFmt w:val="bullet"/>
      <w:lvlText w:val=""/>
      <w:lvlJc w:val="left"/>
      <w:pPr>
        <w:ind w:left="6480" w:hanging="360"/>
      </w:pPr>
      <w:rPr>
        <w:rFonts w:ascii="Wingdings" w:hAnsi="Wingdings" w:hint="default"/>
      </w:rPr>
    </w:lvl>
  </w:abstractNum>
  <w:abstractNum w:abstractNumId="44" w15:restartNumberingAfterBreak="0">
    <w:nsid w:val="64276667"/>
    <w:multiLevelType w:val="hybridMultilevel"/>
    <w:tmpl w:val="A18E3A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65C03704"/>
    <w:multiLevelType w:val="hybridMultilevel"/>
    <w:tmpl w:val="FFFFFFFF"/>
    <w:lvl w:ilvl="0" w:tplc="FFFFFFF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6" w15:restartNumberingAfterBreak="0">
    <w:nsid w:val="668F275C"/>
    <w:multiLevelType w:val="hybridMultilevel"/>
    <w:tmpl w:val="FFFFFFFF"/>
    <w:lvl w:ilvl="0" w:tplc="9E8E3EAA">
      <w:start w:val="1"/>
      <w:numFmt w:val="bullet"/>
      <w:lvlText w:val=""/>
      <w:lvlJc w:val="left"/>
      <w:pPr>
        <w:ind w:left="720" w:hanging="360"/>
      </w:pPr>
      <w:rPr>
        <w:rFonts w:ascii="Symbol" w:hAnsi="Symbol" w:hint="default"/>
      </w:rPr>
    </w:lvl>
    <w:lvl w:ilvl="1" w:tplc="589004E8">
      <w:start w:val="1"/>
      <w:numFmt w:val="bullet"/>
      <w:lvlText w:val="o"/>
      <w:lvlJc w:val="left"/>
      <w:pPr>
        <w:ind w:left="1440" w:hanging="360"/>
      </w:pPr>
      <w:rPr>
        <w:rFonts w:ascii="Courier New" w:hAnsi="Courier New" w:hint="default"/>
      </w:rPr>
    </w:lvl>
    <w:lvl w:ilvl="2" w:tplc="77A6C144">
      <w:start w:val="1"/>
      <w:numFmt w:val="bullet"/>
      <w:lvlText w:val=""/>
      <w:lvlJc w:val="left"/>
      <w:pPr>
        <w:ind w:left="2160" w:hanging="360"/>
      </w:pPr>
      <w:rPr>
        <w:rFonts w:ascii="Wingdings" w:hAnsi="Wingdings" w:hint="default"/>
      </w:rPr>
    </w:lvl>
    <w:lvl w:ilvl="3" w:tplc="0588A0C6">
      <w:start w:val="1"/>
      <w:numFmt w:val="bullet"/>
      <w:lvlText w:val=""/>
      <w:lvlJc w:val="left"/>
      <w:pPr>
        <w:ind w:left="2880" w:hanging="360"/>
      </w:pPr>
      <w:rPr>
        <w:rFonts w:ascii="Symbol" w:hAnsi="Symbol" w:hint="default"/>
      </w:rPr>
    </w:lvl>
    <w:lvl w:ilvl="4" w:tplc="5DB2D688">
      <w:start w:val="1"/>
      <w:numFmt w:val="bullet"/>
      <w:lvlText w:val="o"/>
      <w:lvlJc w:val="left"/>
      <w:pPr>
        <w:ind w:left="3600" w:hanging="360"/>
      </w:pPr>
      <w:rPr>
        <w:rFonts w:ascii="Courier New" w:hAnsi="Courier New" w:hint="default"/>
      </w:rPr>
    </w:lvl>
    <w:lvl w:ilvl="5" w:tplc="BFF47FA8">
      <w:start w:val="1"/>
      <w:numFmt w:val="bullet"/>
      <w:lvlText w:val=""/>
      <w:lvlJc w:val="left"/>
      <w:pPr>
        <w:ind w:left="4320" w:hanging="360"/>
      </w:pPr>
      <w:rPr>
        <w:rFonts w:ascii="Wingdings" w:hAnsi="Wingdings" w:hint="default"/>
      </w:rPr>
    </w:lvl>
    <w:lvl w:ilvl="6" w:tplc="B5A885CE">
      <w:start w:val="1"/>
      <w:numFmt w:val="bullet"/>
      <w:lvlText w:val=""/>
      <w:lvlJc w:val="left"/>
      <w:pPr>
        <w:ind w:left="5040" w:hanging="360"/>
      </w:pPr>
      <w:rPr>
        <w:rFonts w:ascii="Symbol" w:hAnsi="Symbol" w:hint="default"/>
      </w:rPr>
    </w:lvl>
    <w:lvl w:ilvl="7" w:tplc="CA84BCA2">
      <w:start w:val="1"/>
      <w:numFmt w:val="bullet"/>
      <w:lvlText w:val="o"/>
      <w:lvlJc w:val="left"/>
      <w:pPr>
        <w:ind w:left="5760" w:hanging="360"/>
      </w:pPr>
      <w:rPr>
        <w:rFonts w:ascii="Courier New" w:hAnsi="Courier New" w:hint="default"/>
      </w:rPr>
    </w:lvl>
    <w:lvl w:ilvl="8" w:tplc="112E9032">
      <w:start w:val="1"/>
      <w:numFmt w:val="bullet"/>
      <w:lvlText w:val=""/>
      <w:lvlJc w:val="left"/>
      <w:pPr>
        <w:ind w:left="6480" w:hanging="360"/>
      </w:pPr>
      <w:rPr>
        <w:rFonts w:ascii="Wingdings" w:hAnsi="Wingdings" w:hint="default"/>
      </w:rPr>
    </w:lvl>
  </w:abstractNum>
  <w:abstractNum w:abstractNumId="47" w15:restartNumberingAfterBreak="0">
    <w:nsid w:val="6844D754"/>
    <w:multiLevelType w:val="hybridMultilevel"/>
    <w:tmpl w:val="FFFFFFFF"/>
    <w:lvl w:ilvl="0" w:tplc="5CEC4912">
      <w:start w:val="1"/>
      <w:numFmt w:val="bullet"/>
      <w:lvlText w:val=""/>
      <w:lvlJc w:val="left"/>
      <w:pPr>
        <w:ind w:left="720" w:hanging="360"/>
      </w:pPr>
      <w:rPr>
        <w:rFonts w:ascii="Symbol" w:hAnsi="Symbol" w:hint="default"/>
      </w:rPr>
    </w:lvl>
    <w:lvl w:ilvl="1" w:tplc="B4CC8E8E">
      <w:start w:val="1"/>
      <w:numFmt w:val="bullet"/>
      <w:lvlText w:val="o"/>
      <w:lvlJc w:val="left"/>
      <w:pPr>
        <w:ind w:left="1440" w:hanging="360"/>
      </w:pPr>
      <w:rPr>
        <w:rFonts w:ascii="Courier New" w:hAnsi="Courier New" w:hint="default"/>
      </w:rPr>
    </w:lvl>
    <w:lvl w:ilvl="2" w:tplc="7FDEDEF8">
      <w:start w:val="1"/>
      <w:numFmt w:val="bullet"/>
      <w:lvlText w:val=""/>
      <w:lvlJc w:val="left"/>
      <w:pPr>
        <w:ind w:left="2160" w:hanging="360"/>
      </w:pPr>
      <w:rPr>
        <w:rFonts w:ascii="Wingdings" w:hAnsi="Wingdings" w:hint="default"/>
      </w:rPr>
    </w:lvl>
    <w:lvl w:ilvl="3" w:tplc="72A22572">
      <w:start w:val="1"/>
      <w:numFmt w:val="bullet"/>
      <w:lvlText w:val=""/>
      <w:lvlJc w:val="left"/>
      <w:pPr>
        <w:ind w:left="2880" w:hanging="360"/>
      </w:pPr>
      <w:rPr>
        <w:rFonts w:ascii="Symbol" w:hAnsi="Symbol" w:hint="default"/>
      </w:rPr>
    </w:lvl>
    <w:lvl w:ilvl="4" w:tplc="D1006954">
      <w:start w:val="1"/>
      <w:numFmt w:val="bullet"/>
      <w:lvlText w:val="o"/>
      <w:lvlJc w:val="left"/>
      <w:pPr>
        <w:ind w:left="3600" w:hanging="360"/>
      </w:pPr>
      <w:rPr>
        <w:rFonts w:ascii="Courier New" w:hAnsi="Courier New" w:hint="default"/>
      </w:rPr>
    </w:lvl>
    <w:lvl w:ilvl="5" w:tplc="45E0FE7C">
      <w:start w:val="1"/>
      <w:numFmt w:val="bullet"/>
      <w:lvlText w:val=""/>
      <w:lvlJc w:val="left"/>
      <w:pPr>
        <w:ind w:left="4320" w:hanging="360"/>
      </w:pPr>
      <w:rPr>
        <w:rFonts w:ascii="Wingdings" w:hAnsi="Wingdings" w:hint="default"/>
      </w:rPr>
    </w:lvl>
    <w:lvl w:ilvl="6" w:tplc="72D4ADDC">
      <w:start w:val="1"/>
      <w:numFmt w:val="bullet"/>
      <w:lvlText w:val=""/>
      <w:lvlJc w:val="left"/>
      <w:pPr>
        <w:ind w:left="5040" w:hanging="360"/>
      </w:pPr>
      <w:rPr>
        <w:rFonts w:ascii="Symbol" w:hAnsi="Symbol" w:hint="default"/>
      </w:rPr>
    </w:lvl>
    <w:lvl w:ilvl="7" w:tplc="5266A348">
      <w:start w:val="1"/>
      <w:numFmt w:val="bullet"/>
      <w:lvlText w:val="o"/>
      <w:lvlJc w:val="left"/>
      <w:pPr>
        <w:ind w:left="5760" w:hanging="360"/>
      </w:pPr>
      <w:rPr>
        <w:rFonts w:ascii="Courier New" w:hAnsi="Courier New" w:hint="default"/>
      </w:rPr>
    </w:lvl>
    <w:lvl w:ilvl="8" w:tplc="753612C8">
      <w:start w:val="1"/>
      <w:numFmt w:val="bullet"/>
      <w:lvlText w:val=""/>
      <w:lvlJc w:val="left"/>
      <w:pPr>
        <w:ind w:left="6480" w:hanging="360"/>
      </w:pPr>
      <w:rPr>
        <w:rFonts w:ascii="Wingdings" w:hAnsi="Wingdings" w:hint="default"/>
      </w:rPr>
    </w:lvl>
  </w:abstractNum>
  <w:abstractNum w:abstractNumId="48" w15:restartNumberingAfterBreak="0">
    <w:nsid w:val="697DB36D"/>
    <w:multiLevelType w:val="hybridMultilevel"/>
    <w:tmpl w:val="FFFFFFFF"/>
    <w:lvl w:ilvl="0" w:tplc="4F3C328E">
      <w:start w:val="1"/>
      <w:numFmt w:val="bullet"/>
      <w:lvlText w:val=""/>
      <w:lvlJc w:val="left"/>
      <w:pPr>
        <w:ind w:left="720" w:hanging="360"/>
      </w:pPr>
      <w:rPr>
        <w:rFonts w:ascii="Symbol" w:hAnsi="Symbol" w:hint="default"/>
      </w:rPr>
    </w:lvl>
    <w:lvl w:ilvl="1" w:tplc="B7D2997C">
      <w:start w:val="1"/>
      <w:numFmt w:val="bullet"/>
      <w:lvlText w:val="o"/>
      <w:lvlJc w:val="left"/>
      <w:pPr>
        <w:ind w:left="1440" w:hanging="360"/>
      </w:pPr>
      <w:rPr>
        <w:rFonts w:ascii="Courier New" w:hAnsi="Courier New" w:hint="default"/>
      </w:rPr>
    </w:lvl>
    <w:lvl w:ilvl="2" w:tplc="C2CA5A36">
      <w:start w:val="1"/>
      <w:numFmt w:val="bullet"/>
      <w:lvlText w:val=""/>
      <w:lvlJc w:val="left"/>
      <w:pPr>
        <w:ind w:left="2160" w:hanging="360"/>
      </w:pPr>
      <w:rPr>
        <w:rFonts w:ascii="Wingdings" w:hAnsi="Wingdings" w:hint="default"/>
      </w:rPr>
    </w:lvl>
    <w:lvl w:ilvl="3" w:tplc="50A8AF50">
      <w:start w:val="1"/>
      <w:numFmt w:val="bullet"/>
      <w:lvlText w:val=""/>
      <w:lvlJc w:val="left"/>
      <w:pPr>
        <w:ind w:left="2880" w:hanging="360"/>
      </w:pPr>
      <w:rPr>
        <w:rFonts w:ascii="Symbol" w:hAnsi="Symbol" w:hint="default"/>
      </w:rPr>
    </w:lvl>
    <w:lvl w:ilvl="4" w:tplc="0544791E">
      <w:start w:val="1"/>
      <w:numFmt w:val="bullet"/>
      <w:lvlText w:val="o"/>
      <w:lvlJc w:val="left"/>
      <w:pPr>
        <w:ind w:left="3600" w:hanging="360"/>
      </w:pPr>
      <w:rPr>
        <w:rFonts w:ascii="Courier New" w:hAnsi="Courier New" w:hint="default"/>
      </w:rPr>
    </w:lvl>
    <w:lvl w:ilvl="5" w:tplc="EF60DD9C">
      <w:start w:val="1"/>
      <w:numFmt w:val="bullet"/>
      <w:lvlText w:val=""/>
      <w:lvlJc w:val="left"/>
      <w:pPr>
        <w:ind w:left="4320" w:hanging="360"/>
      </w:pPr>
      <w:rPr>
        <w:rFonts w:ascii="Wingdings" w:hAnsi="Wingdings" w:hint="default"/>
      </w:rPr>
    </w:lvl>
    <w:lvl w:ilvl="6" w:tplc="60E252BA">
      <w:start w:val="1"/>
      <w:numFmt w:val="bullet"/>
      <w:lvlText w:val=""/>
      <w:lvlJc w:val="left"/>
      <w:pPr>
        <w:ind w:left="5040" w:hanging="360"/>
      </w:pPr>
      <w:rPr>
        <w:rFonts w:ascii="Symbol" w:hAnsi="Symbol" w:hint="default"/>
      </w:rPr>
    </w:lvl>
    <w:lvl w:ilvl="7" w:tplc="14787DF6">
      <w:start w:val="1"/>
      <w:numFmt w:val="bullet"/>
      <w:lvlText w:val="o"/>
      <w:lvlJc w:val="left"/>
      <w:pPr>
        <w:ind w:left="5760" w:hanging="360"/>
      </w:pPr>
      <w:rPr>
        <w:rFonts w:ascii="Courier New" w:hAnsi="Courier New" w:hint="default"/>
      </w:rPr>
    </w:lvl>
    <w:lvl w:ilvl="8" w:tplc="DE5050BE">
      <w:start w:val="1"/>
      <w:numFmt w:val="bullet"/>
      <w:lvlText w:val=""/>
      <w:lvlJc w:val="left"/>
      <w:pPr>
        <w:ind w:left="6480" w:hanging="360"/>
      </w:pPr>
      <w:rPr>
        <w:rFonts w:ascii="Wingdings" w:hAnsi="Wingdings" w:hint="default"/>
      </w:rPr>
    </w:lvl>
  </w:abstractNum>
  <w:abstractNum w:abstractNumId="49" w15:restartNumberingAfterBreak="0">
    <w:nsid w:val="6E3AFE9D"/>
    <w:multiLevelType w:val="hybridMultilevel"/>
    <w:tmpl w:val="634817B6"/>
    <w:lvl w:ilvl="0" w:tplc="B38A4A02">
      <w:start w:val="1"/>
      <w:numFmt w:val="bullet"/>
      <w:lvlText w:val=""/>
      <w:lvlJc w:val="left"/>
      <w:pPr>
        <w:ind w:left="720" w:hanging="360"/>
      </w:pPr>
      <w:rPr>
        <w:rFonts w:ascii="Symbol" w:hAnsi="Symbol" w:hint="default"/>
      </w:rPr>
    </w:lvl>
    <w:lvl w:ilvl="1" w:tplc="0C070017">
      <w:start w:val="1"/>
      <w:numFmt w:val="lowerLetter"/>
      <w:lvlText w:val="%2)"/>
      <w:lvlJc w:val="left"/>
      <w:pPr>
        <w:ind w:left="1440" w:hanging="360"/>
      </w:pPr>
    </w:lvl>
    <w:lvl w:ilvl="2" w:tplc="0158E3EC">
      <w:start w:val="1"/>
      <w:numFmt w:val="bullet"/>
      <w:lvlText w:val=""/>
      <w:lvlJc w:val="left"/>
      <w:pPr>
        <w:ind w:left="2160" w:hanging="360"/>
      </w:pPr>
      <w:rPr>
        <w:rFonts w:ascii="Wingdings" w:hAnsi="Wingdings" w:hint="default"/>
      </w:rPr>
    </w:lvl>
    <w:lvl w:ilvl="3" w:tplc="860E42AA">
      <w:start w:val="1"/>
      <w:numFmt w:val="bullet"/>
      <w:lvlText w:val=""/>
      <w:lvlJc w:val="left"/>
      <w:pPr>
        <w:ind w:left="2880" w:hanging="360"/>
      </w:pPr>
      <w:rPr>
        <w:rFonts w:ascii="Symbol" w:hAnsi="Symbol" w:hint="default"/>
      </w:rPr>
    </w:lvl>
    <w:lvl w:ilvl="4" w:tplc="DF56867A">
      <w:start w:val="1"/>
      <w:numFmt w:val="bullet"/>
      <w:lvlText w:val="o"/>
      <w:lvlJc w:val="left"/>
      <w:pPr>
        <w:ind w:left="3600" w:hanging="360"/>
      </w:pPr>
      <w:rPr>
        <w:rFonts w:ascii="Courier New" w:hAnsi="Courier New" w:hint="default"/>
      </w:rPr>
    </w:lvl>
    <w:lvl w:ilvl="5" w:tplc="5F3CF614">
      <w:start w:val="1"/>
      <w:numFmt w:val="bullet"/>
      <w:lvlText w:val=""/>
      <w:lvlJc w:val="left"/>
      <w:pPr>
        <w:ind w:left="4320" w:hanging="360"/>
      </w:pPr>
      <w:rPr>
        <w:rFonts w:ascii="Wingdings" w:hAnsi="Wingdings" w:hint="default"/>
      </w:rPr>
    </w:lvl>
    <w:lvl w:ilvl="6" w:tplc="1ED65262">
      <w:start w:val="1"/>
      <w:numFmt w:val="bullet"/>
      <w:lvlText w:val=""/>
      <w:lvlJc w:val="left"/>
      <w:pPr>
        <w:ind w:left="5040" w:hanging="360"/>
      </w:pPr>
      <w:rPr>
        <w:rFonts w:ascii="Symbol" w:hAnsi="Symbol" w:hint="default"/>
      </w:rPr>
    </w:lvl>
    <w:lvl w:ilvl="7" w:tplc="DBA49D48">
      <w:start w:val="1"/>
      <w:numFmt w:val="bullet"/>
      <w:lvlText w:val="o"/>
      <w:lvlJc w:val="left"/>
      <w:pPr>
        <w:ind w:left="5760" w:hanging="360"/>
      </w:pPr>
      <w:rPr>
        <w:rFonts w:ascii="Courier New" w:hAnsi="Courier New" w:hint="default"/>
      </w:rPr>
    </w:lvl>
    <w:lvl w:ilvl="8" w:tplc="7842E408">
      <w:start w:val="1"/>
      <w:numFmt w:val="bullet"/>
      <w:lvlText w:val=""/>
      <w:lvlJc w:val="left"/>
      <w:pPr>
        <w:ind w:left="6480" w:hanging="360"/>
      </w:pPr>
      <w:rPr>
        <w:rFonts w:ascii="Wingdings" w:hAnsi="Wingdings" w:hint="default"/>
      </w:rPr>
    </w:lvl>
  </w:abstractNum>
  <w:abstractNum w:abstractNumId="50" w15:restartNumberingAfterBreak="0">
    <w:nsid w:val="72DF63B2"/>
    <w:multiLevelType w:val="hybridMultilevel"/>
    <w:tmpl w:val="FFFFFFFF"/>
    <w:lvl w:ilvl="0" w:tplc="424A9D0A">
      <w:start w:val="1"/>
      <w:numFmt w:val="bullet"/>
      <w:lvlText w:val=""/>
      <w:lvlJc w:val="left"/>
      <w:pPr>
        <w:ind w:left="720" w:hanging="360"/>
      </w:pPr>
      <w:rPr>
        <w:rFonts w:ascii="Symbol" w:hAnsi="Symbol" w:hint="default"/>
      </w:rPr>
    </w:lvl>
    <w:lvl w:ilvl="1" w:tplc="2E2248FE">
      <w:start w:val="1"/>
      <w:numFmt w:val="bullet"/>
      <w:lvlText w:val="o"/>
      <w:lvlJc w:val="left"/>
      <w:pPr>
        <w:ind w:left="1440" w:hanging="360"/>
      </w:pPr>
      <w:rPr>
        <w:rFonts w:ascii="Courier New" w:hAnsi="Courier New" w:hint="default"/>
      </w:rPr>
    </w:lvl>
    <w:lvl w:ilvl="2" w:tplc="AFDE75E6">
      <w:start w:val="1"/>
      <w:numFmt w:val="bullet"/>
      <w:lvlText w:val=""/>
      <w:lvlJc w:val="left"/>
      <w:pPr>
        <w:ind w:left="2160" w:hanging="360"/>
      </w:pPr>
      <w:rPr>
        <w:rFonts w:ascii="Wingdings" w:hAnsi="Wingdings" w:hint="default"/>
      </w:rPr>
    </w:lvl>
    <w:lvl w:ilvl="3" w:tplc="68482428">
      <w:start w:val="1"/>
      <w:numFmt w:val="bullet"/>
      <w:lvlText w:val=""/>
      <w:lvlJc w:val="left"/>
      <w:pPr>
        <w:ind w:left="2880" w:hanging="360"/>
      </w:pPr>
      <w:rPr>
        <w:rFonts w:ascii="Symbol" w:hAnsi="Symbol" w:hint="default"/>
      </w:rPr>
    </w:lvl>
    <w:lvl w:ilvl="4" w:tplc="8A2660AE">
      <w:start w:val="1"/>
      <w:numFmt w:val="bullet"/>
      <w:lvlText w:val="o"/>
      <w:lvlJc w:val="left"/>
      <w:pPr>
        <w:ind w:left="3600" w:hanging="360"/>
      </w:pPr>
      <w:rPr>
        <w:rFonts w:ascii="Courier New" w:hAnsi="Courier New" w:hint="default"/>
      </w:rPr>
    </w:lvl>
    <w:lvl w:ilvl="5" w:tplc="4CEA2104">
      <w:start w:val="1"/>
      <w:numFmt w:val="bullet"/>
      <w:lvlText w:val=""/>
      <w:lvlJc w:val="left"/>
      <w:pPr>
        <w:ind w:left="4320" w:hanging="360"/>
      </w:pPr>
      <w:rPr>
        <w:rFonts w:ascii="Wingdings" w:hAnsi="Wingdings" w:hint="default"/>
      </w:rPr>
    </w:lvl>
    <w:lvl w:ilvl="6" w:tplc="FB50BA50">
      <w:start w:val="1"/>
      <w:numFmt w:val="bullet"/>
      <w:lvlText w:val=""/>
      <w:lvlJc w:val="left"/>
      <w:pPr>
        <w:ind w:left="5040" w:hanging="360"/>
      </w:pPr>
      <w:rPr>
        <w:rFonts w:ascii="Symbol" w:hAnsi="Symbol" w:hint="default"/>
      </w:rPr>
    </w:lvl>
    <w:lvl w:ilvl="7" w:tplc="158E46F2">
      <w:start w:val="1"/>
      <w:numFmt w:val="bullet"/>
      <w:lvlText w:val="o"/>
      <w:lvlJc w:val="left"/>
      <w:pPr>
        <w:ind w:left="5760" w:hanging="360"/>
      </w:pPr>
      <w:rPr>
        <w:rFonts w:ascii="Courier New" w:hAnsi="Courier New" w:hint="default"/>
      </w:rPr>
    </w:lvl>
    <w:lvl w:ilvl="8" w:tplc="454031B6">
      <w:start w:val="1"/>
      <w:numFmt w:val="bullet"/>
      <w:lvlText w:val=""/>
      <w:lvlJc w:val="left"/>
      <w:pPr>
        <w:ind w:left="6480" w:hanging="360"/>
      </w:pPr>
      <w:rPr>
        <w:rFonts w:ascii="Wingdings" w:hAnsi="Wingdings" w:hint="default"/>
      </w:rPr>
    </w:lvl>
  </w:abstractNum>
  <w:abstractNum w:abstractNumId="51" w15:restartNumberingAfterBreak="0">
    <w:nsid w:val="7504C980"/>
    <w:multiLevelType w:val="hybridMultilevel"/>
    <w:tmpl w:val="FFFFFFFF"/>
    <w:lvl w:ilvl="0" w:tplc="E8A46940">
      <w:start w:val="1"/>
      <w:numFmt w:val="bullet"/>
      <w:lvlText w:val=""/>
      <w:lvlJc w:val="left"/>
      <w:pPr>
        <w:ind w:left="720" w:hanging="360"/>
      </w:pPr>
      <w:rPr>
        <w:rFonts w:ascii="Symbol" w:hAnsi="Symbol" w:hint="default"/>
      </w:rPr>
    </w:lvl>
    <w:lvl w:ilvl="1" w:tplc="4D7CFE28">
      <w:start w:val="1"/>
      <w:numFmt w:val="bullet"/>
      <w:lvlText w:val="o"/>
      <w:lvlJc w:val="left"/>
      <w:pPr>
        <w:ind w:left="1440" w:hanging="360"/>
      </w:pPr>
      <w:rPr>
        <w:rFonts w:ascii="Courier New" w:hAnsi="Courier New" w:hint="default"/>
      </w:rPr>
    </w:lvl>
    <w:lvl w:ilvl="2" w:tplc="F344FB32">
      <w:start w:val="1"/>
      <w:numFmt w:val="bullet"/>
      <w:lvlText w:val=""/>
      <w:lvlJc w:val="left"/>
      <w:pPr>
        <w:ind w:left="2160" w:hanging="360"/>
      </w:pPr>
      <w:rPr>
        <w:rFonts w:ascii="Wingdings" w:hAnsi="Wingdings" w:hint="default"/>
      </w:rPr>
    </w:lvl>
    <w:lvl w:ilvl="3" w:tplc="58866A58">
      <w:start w:val="1"/>
      <w:numFmt w:val="bullet"/>
      <w:lvlText w:val=""/>
      <w:lvlJc w:val="left"/>
      <w:pPr>
        <w:ind w:left="2880" w:hanging="360"/>
      </w:pPr>
      <w:rPr>
        <w:rFonts w:ascii="Symbol" w:hAnsi="Symbol" w:hint="default"/>
      </w:rPr>
    </w:lvl>
    <w:lvl w:ilvl="4" w:tplc="3582268A">
      <w:start w:val="1"/>
      <w:numFmt w:val="bullet"/>
      <w:lvlText w:val="o"/>
      <w:lvlJc w:val="left"/>
      <w:pPr>
        <w:ind w:left="3600" w:hanging="360"/>
      </w:pPr>
      <w:rPr>
        <w:rFonts w:ascii="Courier New" w:hAnsi="Courier New" w:hint="default"/>
      </w:rPr>
    </w:lvl>
    <w:lvl w:ilvl="5" w:tplc="C53C2D22">
      <w:start w:val="1"/>
      <w:numFmt w:val="bullet"/>
      <w:lvlText w:val=""/>
      <w:lvlJc w:val="left"/>
      <w:pPr>
        <w:ind w:left="4320" w:hanging="360"/>
      </w:pPr>
      <w:rPr>
        <w:rFonts w:ascii="Wingdings" w:hAnsi="Wingdings" w:hint="default"/>
      </w:rPr>
    </w:lvl>
    <w:lvl w:ilvl="6" w:tplc="BC5831AC">
      <w:start w:val="1"/>
      <w:numFmt w:val="bullet"/>
      <w:lvlText w:val=""/>
      <w:lvlJc w:val="left"/>
      <w:pPr>
        <w:ind w:left="5040" w:hanging="360"/>
      </w:pPr>
      <w:rPr>
        <w:rFonts w:ascii="Symbol" w:hAnsi="Symbol" w:hint="default"/>
      </w:rPr>
    </w:lvl>
    <w:lvl w:ilvl="7" w:tplc="076AA6B6">
      <w:start w:val="1"/>
      <w:numFmt w:val="bullet"/>
      <w:lvlText w:val="o"/>
      <w:lvlJc w:val="left"/>
      <w:pPr>
        <w:ind w:left="5760" w:hanging="360"/>
      </w:pPr>
      <w:rPr>
        <w:rFonts w:ascii="Courier New" w:hAnsi="Courier New" w:hint="default"/>
      </w:rPr>
    </w:lvl>
    <w:lvl w:ilvl="8" w:tplc="21C2793E">
      <w:start w:val="1"/>
      <w:numFmt w:val="bullet"/>
      <w:lvlText w:val=""/>
      <w:lvlJc w:val="left"/>
      <w:pPr>
        <w:ind w:left="6480" w:hanging="360"/>
      </w:pPr>
      <w:rPr>
        <w:rFonts w:ascii="Wingdings" w:hAnsi="Wingdings" w:hint="default"/>
      </w:rPr>
    </w:lvl>
  </w:abstractNum>
  <w:abstractNum w:abstractNumId="52" w15:restartNumberingAfterBreak="0">
    <w:nsid w:val="7559D588"/>
    <w:multiLevelType w:val="hybridMultilevel"/>
    <w:tmpl w:val="FFFFFFFF"/>
    <w:lvl w:ilvl="0" w:tplc="7A023C2E">
      <w:start w:val="1"/>
      <w:numFmt w:val="bullet"/>
      <w:lvlText w:val=""/>
      <w:lvlJc w:val="left"/>
      <w:pPr>
        <w:ind w:left="720" w:hanging="360"/>
      </w:pPr>
      <w:rPr>
        <w:rFonts w:ascii="Symbol" w:hAnsi="Symbol" w:hint="default"/>
      </w:rPr>
    </w:lvl>
    <w:lvl w:ilvl="1" w:tplc="37DEC058">
      <w:start w:val="1"/>
      <w:numFmt w:val="bullet"/>
      <w:lvlText w:val="o"/>
      <w:lvlJc w:val="left"/>
      <w:pPr>
        <w:ind w:left="1440" w:hanging="360"/>
      </w:pPr>
      <w:rPr>
        <w:rFonts w:ascii="Courier New" w:hAnsi="Courier New" w:hint="default"/>
      </w:rPr>
    </w:lvl>
    <w:lvl w:ilvl="2" w:tplc="84B0C7E0">
      <w:start w:val="1"/>
      <w:numFmt w:val="bullet"/>
      <w:lvlText w:val=""/>
      <w:lvlJc w:val="left"/>
      <w:pPr>
        <w:ind w:left="2160" w:hanging="360"/>
      </w:pPr>
      <w:rPr>
        <w:rFonts w:ascii="Wingdings" w:hAnsi="Wingdings" w:hint="default"/>
      </w:rPr>
    </w:lvl>
    <w:lvl w:ilvl="3" w:tplc="5AC80F6E">
      <w:start w:val="1"/>
      <w:numFmt w:val="bullet"/>
      <w:lvlText w:val=""/>
      <w:lvlJc w:val="left"/>
      <w:pPr>
        <w:ind w:left="2880" w:hanging="360"/>
      </w:pPr>
      <w:rPr>
        <w:rFonts w:ascii="Symbol" w:hAnsi="Symbol" w:hint="default"/>
      </w:rPr>
    </w:lvl>
    <w:lvl w:ilvl="4" w:tplc="499AE794">
      <w:start w:val="1"/>
      <w:numFmt w:val="bullet"/>
      <w:lvlText w:val="o"/>
      <w:lvlJc w:val="left"/>
      <w:pPr>
        <w:ind w:left="3600" w:hanging="360"/>
      </w:pPr>
      <w:rPr>
        <w:rFonts w:ascii="Courier New" w:hAnsi="Courier New" w:hint="default"/>
      </w:rPr>
    </w:lvl>
    <w:lvl w:ilvl="5" w:tplc="B4F6C93C">
      <w:start w:val="1"/>
      <w:numFmt w:val="bullet"/>
      <w:lvlText w:val=""/>
      <w:lvlJc w:val="left"/>
      <w:pPr>
        <w:ind w:left="4320" w:hanging="360"/>
      </w:pPr>
      <w:rPr>
        <w:rFonts w:ascii="Wingdings" w:hAnsi="Wingdings" w:hint="default"/>
      </w:rPr>
    </w:lvl>
    <w:lvl w:ilvl="6" w:tplc="83140050">
      <w:start w:val="1"/>
      <w:numFmt w:val="bullet"/>
      <w:lvlText w:val=""/>
      <w:lvlJc w:val="left"/>
      <w:pPr>
        <w:ind w:left="5040" w:hanging="360"/>
      </w:pPr>
      <w:rPr>
        <w:rFonts w:ascii="Symbol" w:hAnsi="Symbol" w:hint="default"/>
      </w:rPr>
    </w:lvl>
    <w:lvl w:ilvl="7" w:tplc="6C381E4A">
      <w:start w:val="1"/>
      <w:numFmt w:val="bullet"/>
      <w:lvlText w:val="o"/>
      <w:lvlJc w:val="left"/>
      <w:pPr>
        <w:ind w:left="5760" w:hanging="360"/>
      </w:pPr>
      <w:rPr>
        <w:rFonts w:ascii="Courier New" w:hAnsi="Courier New" w:hint="default"/>
      </w:rPr>
    </w:lvl>
    <w:lvl w:ilvl="8" w:tplc="53CE964A">
      <w:start w:val="1"/>
      <w:numFmt w:val="bullet"/>
      <w:lvlText w:val=""/>
      <w:lvlJc w:val="left"/>
      <w:pPr>
        <w:ind w:left="6480" w:hanging="360"/>
      </w:pPr>
      <w:rPr>
        <w:rFonts w:ascii="Wingdings" w:hAnsi="Wingdings" w:hint="default"/>
      </w:rPr>
    </w:lvl>
  </w:abstractNum>
  <w:abstractNum w:abstractNumId="53" w15:restartNumberingAfterBreak="0">
    <w:nsid w:val="76CB0C57"/>
    <w:multiLevelType w:val="hybridMultilevel"/>
    <w:tmpl w:val="FFFFFFFF"/>
    <w:lvl w:ilvl="0" w:tplc="48426CA0">
      <w:start w:val="1"/>
      <w:numFmt w:val="bullet"/>
      <w:lvlText w:val=""/>
      <w:lvlJc w:val="left"/>
      <w:pPr>
        <w:ind w:left="720" w:hanging="360"/>
      </w:pPr>
      <w:rPr>
        <w:rFonts w:ascii="Symbol" w:hAnsi="Symbol" w:hint="default"/>
      </w:rPr>
    </w:lvl>
    <w:lvl w:ilvl="1" w:tplc="9174AF18">
      <w:start w:val="1"/>
      <w:numFmt w:val="bullet"/>
      <w:lvlText w:val="o"/>
      <w:lvlJc w:val="left"/>
      <w:pPr>
        <w:ind w:left="1440" w:hanging="360"/>
      </w:pPr>
      <w:rPr>
        <w:rFonts w:ascii="Courier New" w:hAnsi="Courier New" w:hint="default"/>
      </w:rPr>
    </w:lvl>
    <w:lvl w:ilvl="2" w:tplc="CA743D40">
      <w:start w:val="1"/>
      <w:numFmt w:val="bullet"/>
      <w:lvlText w:val=""/>
      <w:lvlJc w:val="left"/>
      <w:pPr>
        <w:ind w:left="2160" w:hanging="360"/>
      </w:pPr>
      <w:rPr>
        <w:rFonts w:ascii="Wingdings" w:hAnsi="Wingdings" w:hint="default"/>
      </w:rPr>
    </w:lvl>
    <w:lvl w:ilvl="3" w:tplc="4AC015A8">
      <w:start w:val="1"/>
      <w:numFmt w:val="bullet"/>
      <w:lvlText w:val=""/>
      <w:lvlJc w:val="left"/>
      <w:pPr>
        <w:ind w:left="2880" w:hanging="360"/>
      </w:pPr>
      <w:rPr>
        <w:rFonts w:ascii="Symbol" w:hAnsi="Symbol" w:hint="default"/>
      </w:rPr>
    </w:lvl>
    <w:lvl w:ilvl="4" w:tplc="2520A946">
      <w:start w:val="1"/>
      <w:numFmt w:val="bullet"/>
      <w:lvlText w:val="o"/>
      <w:lvlJc w:val="left"/>
      <w:pPr>
        <w:ind w:left="3600" w:hanging="360"/>
      </w:pPr>
      <w:rPr>
        <w:rFonts w:ascii="Courier New" w:hAnsi="Courier New" w:hint="default"/>
      </w:rPr>
    </w:lvl>
    <w:lvl w:ilvl="5" w:tplc="7900718E">
      <w:start w:val="1"/>
      <w:numFmt w:val="bullet"/>
      <w:lvlText w:val=""/>
      <w:lvlJc w:val="left"/>
      <w:pPr>
        <w:ind w:left="4320" w:hanging="360"/>
      </w:pPr>
      <w:rPr>
        <w:rFonts w:ascii="Wingdings" w:hAnsi="Wingdings" w:hint="default"/>
      </w:rPr>
    </w:lvl>
    <w:lvl w:ilvl="6" w:tplc="D2A0CE22">
      <w:start w:val="1"/>
      <w:numFmt w:val="bullet"/>
      <w:lvlText w:val=""/>
      <w:lvlJc w:val="left"/>
      <w:pPr>
        <w:ind w:left="5040" w:hanging="360"/>
      </w:pPr>
      <w:rPr>
        <w:rFonts w:ascii="Symbol" w:hAnsi="Symbol" w:hint="default"/>
      </w:rPr>
    </w:lvl>
    <w:lvl w:ilvl="7" w:tplc="71F897B8">
      <w:start w:val="1"/>
      <w:numFmt w:val="bullet"/>
      <w:lvlText w:val="o"/>
      <w:lvlJc w:val="left"/>
      <w:pPr>
        <w:ind w:left="5760" w:hanging="360"/>
      </w:pPr>
      <w:rPr>
        <w:rFonts w:ascii="Courier New" w:hAnsi="Courier New" w:hint="default"/>
      </w:rPr>
    </w:lvl>
    <w:lvl w:ilvl="8" w:tplc="0A0825C6">
      <w:start w:val="1"/>
      <w:numFmt w:val="bullet"/>
      <w:lvlText w:val=""/>
      <w:lvlJc w:val="left"/>
      <w:pPr>
        <w:ind w:left="6480" w:hanging="360"/>
      </w:pPr>
      <w:rPr>
        <w:rFonts w:ascii="Wingdings" w:hAnsi="Wingdings" w:hint="default"/>
      </w:rPr>
    </w:lvl>
  </w:abstractNum>
  <w:abstractNum w:abstractNumId="54" w15:restartNumberingAfterBreak="0">
    <w:nsid w:val="798FC659"/>
    <w:multiLevelType w:val="hybridMultilevel"/>
    <w:tmpl w:val="FFFFFFFF"/>
    <w:lvl w:ilvl="0" w:tplc="1098E9E8">
      <w:start w:val="1"/>
      <w:numFmt w:val="bullet"/>
      <w:lvlText w:val=""/>
      <w:lvlJc w:val="left"/>
      <w:pPr>
        <w:ind w:left="720" w:hanging="360"/>
      </w:pPr>
      <w:rPr>
        <w:rFonts w:ascii="Symbol" w:hAnsi="Symbol" w:hint="default"/>
      </w:rPr>
    </w:lvl>
    <w:lvl w:ilvl="1" w:tplc="140A425C">
      <w:start w:val="1"/>
      <w:numFmt w:val="bullet"/>
      <w:lvlText w:val="o"/>
      <w:lvlJc w:val="left"/>
      <w:pPr>
        <w:ind w:left="1440" w:hanging="360"/>
      </w:pPr>
      <w:rPr>
        <w:rFonts w:ascii="Courier New" w:hAnsi="Courier New" w:hint="default"/>
      </w:rPr>
    </w:lvl>
    <w:lvl w:ilvl="2" w:tplc="3FE49E40">
      <w:start w:val="1"/>
      <w:numFmt w:val="bullet"/>
      <w:lvlText w:val=""/>
      <w:lvlJc w:val="left"/>
      <w:pPr>
        <w:ind w:left="2160" w:hanging="360"/>
      </w:pPr>
      <w:rPr>
        <w:rFonts w:ascii="Wingdings" w:hAnsi="Wingdings" w:hint="default"/>
      </w:rPr>
    </w:lvl>
    <w:lvl w:ilvl="3" w:tplc="8CD09378">
      <w:start w:val="1"/>
      <w:numFmt w:val="bullet"/>
      <w:lvlText w:val=""/>
      <w:lvlJc w:val="left"/>
      <w:pPr>
        <w:ind w:left="2880" w:hanging="360"/>
      </w:pPr>
      <w:rPr>
        <w:rFonts w:ascii="Symbol" w:hAnsi="Symbol" w:hint="default"/>
      </w:rPr>
    </w:lvl>
    <w:lvl w:ilvl="4" w:tplc="CD42F8A0">
      <w:start w:val="1"/>
      <w:numFmt w:val="bullet"/>
      <w:lvlText w:val="o"/>
      <w:lvlJc w:val="left"/>
      <w:pPr>
        <w:ind w:left="3600" w:hanging="360"/>
      </w:pPr>
      <w:rPr>
        <w:rFonts w:ascii="Courier New" w:hAnsi="Courier New" w:hint="default"/>
      </w:rPr>
    </w:lvl>
    <w:lvl w:ilvl="5" w:tplc="DE5AA566">
      <w:start w:val="1"/>
      <w:numFmt w:val="bullet"/>
      <w:lvlText w:val=""/>
      <w:lvlJc w:val="left"/>
      <w:pPr>
        <w:ind w:left="4320" w:hanging="360"/>
      </w:pPr>
      <w:rPr>
        <w:rFonts w:ascii="Wingdings" w:hAnsi="Wingdings" w:hint="default"/>
      </w:rPr>
    </w:lvl>
    <w:lvl w:ilvl="6" w:tplc="BFD4CC56">
      <w:start w:val="1"/>
      <w:numFmt w:val="bullet"/>
      <w:lvlText w:val=""/>
      <w:lvlJc w:val="left"/>
      <w:pPr>
        <w:ind w:left="5040" w:hanging="360"/>
      </w:pPr>
      <w:rPr>
        <w:rFonts w:ascii="Symbol" w:hAnsi="Symbol" w:hint="default"/>
      </w:rPr>
    </w:lvl>
    <w:lvl w:ilvl="7" w:tplc="7CEE28D4">
      <w:start w:val="1"/>
      <w:numFmt w:val="bullet"/>
      <w:lvlText w:val="o"/>
      <w:lvlJc w:val="left"/>
      <w:pPr>
        <w:ind w:left="5760" w:hanging="360"/>
      </w:pPr>
      <w:rPr>
        <w:rFonts w:ascii="Courier New" w:hAnsi="Courier New" w:hint="default"/>
      </w:rPr>
    </w:lvl>
    <w:lvl w:ilvl="8" w:tplc="9362899E">
      <w:start w:val="1"/>
      <w:numFmt w:val="bullet"/>
      <w:lvlText w:val=""/>
      <w:lvlJc w:val="left"/>
      <w:pPr>
        <w:ind w:left="6480" w:hanging="360"/>
      </w:pPr>
      <w:rPr>
        <w:rFonts w:ascii="Wingdings" w:hAnsi="Wingdings" w:hint="default"/>
      </w:rPr>
    </w:lvl>
  </w:abstractNum>
  <w:abstractNum w:abstractNumId="55" w15:restartNumberingAfterBreak="0">
    <w:nsid w:val="79FD6520"/>
    <w:multiLevelType w:val="hybridMultilevel"/>
    <w:tmpl w:val="FFFFFFFF"/>
    <w:lvl w:ilvl="0" w:tplc="FA06786C">
      <w:start w:val="1"/>
      <w:numFmt w:val="decimal"/>
      <w:lvlText w:val="%1."/>
      <w:lvlJc w:val="left"/>
      <w:pPr>
        <w:ind w:left="720" w:hanging="360"/>
      </w:pPr>
    </w:lvl>
    <w:lvl w:ilvl="1" w:tplc="6D7CBDA0">
      <w:start w:val="1"/>
      <w:numFmt w:val="lowerLetter"/>
      <w:lvlText w:val="%2."/>
      <w:lvlJc w:val="left"/>
      <w:pPr>
        <w:ind w:left="1440" w:hanging="360"/>
      </w:pPr>
    </w:lvl>
    <w:lvl w:ilvl="2" w:tplc="21203BCC">
      <w:start w:val="1"/>
      <w:numFmt w:val="lowerRoman"/>
      <w:lvlText w:val="%3."/>
      <w:lvlJc w:val="right"/>
      <w:pPr>
        <w:ind w:left="2160" w:hanging="180"/>
      </w:pPr>
    </w:lvl>
    <w:lvl w:ilvl="3" w:tplc="6964913E">
      <w:start w:val="1"/>
      <w:numFmt w:val="decimal"/>
      <w:lvlText w:val="%4."/>
      <w:lvlJc w:val="left"/>
      <w:pPr>
        <w:ind w:left="2880" w:hanging="360"/>
      </w:pPr>
    </w:lvl>
    <w:lvl w:ilvl="4" w:tplc="66BA7722">
      <w:start w:val="1"/>
      <w:numFmt w:val="lowerLetter"/>
      <w:lvlText w:val="%5."/>
      <w:lvlJc w:val="left"/>
      <w:pPr>
        <w:ind w:left="3600" w:hanging="360"/>
      </w:pPr>
    </w:lvl>
    <w:lvl w:ilvl="5" w:tplc="BE0A2E92">
      <w:start w:val="1"/>
      <w:numFmt w:val="lowerRoman"/>
      <w:lvlText w:val="%6."/>
      <w:lvlJc w:val="right"/>
      <w:pPr>
        <w:ind w:left="4320" w:hanging="180"/>
      </w:pPr>
    </w:lvl>
    <w:lvl w:ilvl="6" w:tplc="E8603E92">
      <w:start w:val="1"/>
      <w:numFmt w:val="decimal"/>
      <w:lvlText w:val="%7."/>
      <w:lvlJc w:val="left"/>
      <w:pPr>
        <w:ind w:left="5040" w:hanging="360"/>
      </w:pPr>
    </w:lvl>
    <w:lvl w:ilvl="7" w:tplc="BEB80CFA">
      <w:start w:val="1"/>
      <w:numFmt w:val="lowerLetter"/>
      <w:lvlText w:val="%8."/>
      <w:lvlJc w:val="left"/>
      <w:pPr>
        <w:ind w:left="5760" w:hanging="360"/>
      </w:pPr>
    </w:lvl>
    <w:lvl w:ilvl="8" w:tplc="26CE15C8">
      <w:start w:val="1"/>
      <w:numFmt w:val="lowerRoman"/>
      <w:lvlText w:val="%9."/>
      <w:lvlJc w:val="right"/>
      <w:pPr>
        <w:ind w:left="6480" w:hanging="180"/>
      </w:pPr>
    </w:lvl>
  </w:abstractNum>
  <w:abstractNum w:abstractNumId="56" w15:restartNumberingAfterBreak="0">
    <w:nsid w:val="7A1A1B43"/>
    <w:multiLevelType w:val="hybridMultilevel"/>
    <w:tmpl w:val="FFFFFFFF"/>
    <w:lvl w:ilvl="0" w:tplc="054EFCD8">
      <w:start w:val="1"/>
      <w:numFmt w:val="bullet"/>
      <w:lvlText w:val=""/>
      <w:lvlJc w:val="left"/>
      <w:pPr>
        <w:ind w:left="720" w:hanging="360"/>
      </w:pPr>
      <w:rPr>
        <w:rFonts w:ascii="Symbol" w:hAnsi="Symbol" w:hint="default"/>
      </w:rPr>
    </w:lvl>
    <w:lvl w:ilvl="1" w:tplc="6C5C8534">
      <w:start w:val="1"/>
      <w:numFmt w:val="bullet"/>
      <w:lvlText w:val="o"/>
      <w:lvlJc w:val="left"/>
      <w:pPr>
        <w:ind w:left="1440" w:hanging="360"/>
      </w:pPr>
      <w:rPr>
        <w:rFonts w:ascii="Courier New" w:hAnsi="Courier New" w:hint="default"/>
      </w:rPr>
    </w:lvl>
    <w:lvl w:ilvl="2" w:tplc="859C2834">
      <w:start w:val="1"/>
      <w:numFmt w:val="bullet"/>
      <w:lvlText w:val=""/>
      <w:lvlJc w:val="left"/>
      <w:pPr>
        <w:ind w:left="2160" w:hanging="360"/>
      </w:pPr>
      <w:rPr>
        <w:rFonts w:ascii="Wingdings" w:hAnsi="Wingdings" w:hint="default"/>
      </w:rPr>
    </w:lvl>
    <w:lvl w:ilvl="3" w:tplc="A6B6FCEA">
      <w:start w:val="1"/>
      <w:numFmt w:val="bullet"/>
      <w:lvlText w:val=""/>
      <w:lvlJc w:val="left"/>
      <w:pPr>
        <w:ind w:left="2880" w:hanging="360"/>
      </w:pPr>
      <w:rPr>
        <w:rFonts w:ascii="Symbol" w:hAnsi="Symbol" w:hint="default"/>
      </w:rPr>
    </w:lvl>
    <w:lvl w:ilvl="4" w:tplc="3F5E77A8">
      <w:start w:val="1"/>
      <w:numFmt w:val="bullet"/>
      <w:lvlText w:val="o"/>
      <w:lvlJc w:val="left"/>
      <w:pPr>
        <w:ind w:left="3600" w:hanging="360"/>
      </w:pPr>
      <w:rPr>
        <w:rFonts w:ascii="Courier New" w:hAnsi="Courier New" w:hint="default"/>
      </w:rPr>
    </w:lvl>
    <w:lvl w:ilvl="5" w:tplc="FD66D704">
      <w:start w:val="1"/>
      <w:numFmt w:val="bullet"/>
      <w:lvlText w:val=""/>
      <w:lvlJc w:val="left"/>
      <w:pPr>
        <w:ind w:left="4320" w:hanging="360"/>
      </w:pPr>
      <w:rPr>
        <w:rFonts w:ascii="Wingdings" w:hAnsi="Wingdings" w:hint="default"/>
      </w:rPr>
    </w:lvl>
    <w:lvl w:ilvl="6" w:tplc="5A56EFC8">
      <w:start w:val="1"/>
      <w:numFmt w:val="bullet"/>
      <w:lvlText w:val=""/>
      <w:lvlJc w:val="left"/>
      <w:pPr>
        <w:ind w:left="5040" w:hanging="360"/>
      </w:pPr>
      <w:rPr>
        <w:rFonts w:ascii="Symbol" w:hAnsi="Symbol" w:hint="default"/>
      </w:rPr>
    </w:lvl>
    <w:lvl w:ilvl="7" w:tplc="4EA80CD0">
      <w:start w:val="1"/>
      <w:numFmt w:val="bullet"/>
      <w:lvlText w:val="o"/>
      <w:lvlJc w:val="left"/>
      <w:pPr>
        <w:ind w:left="5760" w:hanging="360"/>
      </w:pPr>
      <w:rPr>
        <w:rFonts w:ascii="Courier New" w:hAnsi="Courier New" w:hint="default"/>
      </w:rPr>
    </w:lvl>
    <w:lvl w:ilvl="8" w:tplc="EE42FA3C">
      <w:start w:val="1"/>
      <w:numFmt w:val="bullet"/>
      <w:lvlText w:val=""/>
      <w:lvlJc w:val="left"/>
      <w:pPr>
        <w:ind w:left="6480" w:hanging="360"/>
      </w:pPr>
      <w:rPr>
        <w:rFonts w:ascii="Wingdings" w:hAnsi="Wingdings" w:hint="default"/>
      </w:rPr>
    </w:lvl>
  </w:abstractNum>
  <w:abstractNum w:abstractNumId="57" w15:restartNumberingAfterBreak="0">
    <w:nsid w:val="7B352BA1"/>
    <w:multiLevelType w:val="hybridMultilevel"/>
    <w:tmpl w:val="FFFFFFFF"/>
    <w:lvl w:ilvl="0" w:tplc="C3DEA248">
      <w:start w:val="1"/>
      <w:numFmt w:val="bullet"/>
      <w:lvlText w:val=""/>
      <w:lvlJc w:val="left"/>
      <w:pPr>
        <w:ind w:left="720" w:hanging="360"/>
      </w:pPr>
      <w:rPr>
        <w:rFonts w:ascii="Symbol" w:hAnsi="Symbol" w:hint="default"/>
      </w:rPr>
    </w:lvl>
    <w:lvl w:ilvl="1" w:tplc="494ECCDA">
      <w:start w:val="1"/>
      <w:numFmt w:val="bullet"/>
      <w:lvlText w:val="o"/>
      <w:lvlJc w:val="left"/>
      <w:pPr>
        <w:ind w:left="1440" w:hanging="360"/>
      </w:pPr>
      <w:rPr>
        <w:rFonts w:ascii="Courier New" w:hAnsi="Courier New" w:hint="default"/>
      </w:rPr>
    </w:lvl>
    <w:lvl w:ilvl="2" w:tplc="704A50A2">
      <w:start w:val="1"/>
      <w:numFmt w:val="bullet"/>
      <w:lvlText w:val=""/>
      <w:lvlJc w:val="left"/>
      <w:pPr>
        <w:ind w:left="2160" w:hanging="360"/>
      </w:pPr>
      <w:rPr>
        <w:rFonts w:ascii="Wingdings" w:hAnsi="Wingdings" w:hint="default"/>
      </w:rPr>
    </w:lvl>
    <w:lvl w:ilvl="3" w:tplc="D460EB8C">
      <w:start w:val="1"/>
      <w:numFmt w:val="bullet"/>
      <w:lvlText w:val=""/>
      <w:lvlJc w:val="left"/>
      <w:pPr>
        <w:ind w:left="2880" w:hanging="360"/>
      </w:pPr>
      <w:rPr>
        <w:rFonts w:ascii="Symbol" w:hAnsi="Symbol" w:hint="default"/>
      </w:rPr>
    </w:lvl>
    <w:lvl w:ilvl="4" w:tplc="102A6F94">
      <w:start w:val="1"/>
      <w:numFmt w:val="bullet"/>
      <w:lvlText w:val="o"/>
      <w:lvlJc w:val="left"/>
      <w:pPr>
        <w:ind w:left="3600" w:hanging="360"/>
      </w:pPr>
      <w:rPr>
        <w:rFonts w:ascii="Courier New" w:hAnsi="Courier New" w:hint="default"/>
      </w:rPr>
    </w:lvl>
    <w:lvl w:ilvl="5" w:tplc="01B4A1EE">
      <w:start w:val="1"/>
      <w:numFmt w:val="bullet"/>
      <w:lvlText w:val=""/>
      <w:lvlJc w:val="left"/>
      <w:pPr>
        <w:ind w:left="4320" w:hanging="360"/>
      </w:pPr>
      <w:rPr>
        <w:rFonts w:ascii="Wingdings" w:hAnsi="Wingdings" w:hint="default"/>
      </w:rPr>
    </w:lvl>
    <w:lvl w:ilvl="6" w:tplc="A62A23A0">
      <w:start w:val="1"/>
      <w:numFmt w:val="bullet"/>
      <w:lvlText w:val=""/>
      <w:lvlJc w:val="left"/>
      <w:pPr>
        <w:ind w:left="5040" w:hanging="360"/>
      </w:pPr>
      <w:rPr>
        <w:rFonts w:ascii="Symbol" w:hAnsi="Symbol" w:hint="default"/>
      </w:rPr>
    </w:lvl>
    <w:lvl w:ilvl="7" w:tplc="3112C824">
      <w:start w:val="1"/>
      <w:numFmt w:val="bullet"/>
      <w:lvlText w:val="o"/>
      <w:lvlJc w:val="left"/>
      <w:pPr>
        <w:ind w:left="5760" w:hanging="360"/>
      </w:pPr>
      <w:rPr>
        <w:rFonts w:ascii="Courier New" w:hAnsi="Courier New" w:hint="default"/>
      </w:rPr>
    </w:lvl>
    <w:lvl w:ilvl="8" w:tplc="96B6566A">
      <w:start w:val="1"/>
      <w:numFmt w:val="bullet"/>
      <w:lvlText w:val=""/>
      <w:lvlJc w:val="left"/>
      <w:pPr>
        <w:ind w:left="6480" w:hanging="360"/>
      </w:pPr>
      <w:rPr>
        <w:rFonts w:ascii="Wingdings" w:hAnsi="Wingdings" w:hint="default"/>
      </w:rPr>
    </w:lvl>
  </w:abstractNum>
  <w:abstractNum w:abstractNumId="58" w15:restartNumberingAfterBreak="0">
    <w:nsid w:val="7E85E775"/>
    <w:multiLevelType w:val="hybridMultilevel"/>
    <w:tmpl w:val="FFFFFFFF"/>
    <w:lvl w:ilvl="0" w:tplc="1626FEA4">
      <w:start w:val="1"/>
      <w:numFmt w:val="bullet"/>
      <w:lvlText w:val=""/>
      <w:lvlJc w:val="left"/>
      <w:pPr>
        <w:ind w:left="720" w:hanging="360"/>
      </w:pPr>
      <w:rPr>
        <w:rFonts w:ascii="Symbol" w:hAnsi="Symbol" w:hint="default"/>
      </w:rPr>
    </w:lvl>
    <w:lvl w:ilvl="1" w:tplc="A6327D10">
      <w:start w:val="1"/>
      <w:numFmt w:val="bullet"/>
      <w:lvlText w:val="o"/>
      <w:lvlJc w:val="left"/>
      <w:pPr>
        <w:ind w:left="1440" w:hanging="360"/>
      </w:pPr>
      <w:rPr>
        <w:rFonts w:ascii="Courier New" w:hAnsi="Courier New" w:hint="default"/>
      </w:rPr>
    </w:lvl>
    <w:lvl w:ilvl="2" w:tplc="4434DAF0">
      <w:start w:val="1"/>
      <w:numFmt w:val="bullet"/>
      <w:lvlText w:val=""/>
      <w:lvlJc w:val="left"/>
      <w:pPr>
        <w:ind w:left="2160" w:hanging="360"/>
      </w:pPr>
      <w:rPr>
        <w:rFonts w:ascii="Wingdings" w:hAnsi="Wingdings" w:hint="default"/>
      </w:rPr>
    </w:lvl>
    <w:lvl w:ilvl="3" w:tplc="D9BC8034">
      <w:start w:val="1"/>
      <w:numFmt w:val="bullet"/>
      <w:lvlText w:val=""/>
      <w:lvlJc w:val="left"/>
      <w:pPr>
        <w:ind w:left="2880" w:hanging="360"/>
      </w:pPr>
      <w:rPr>
        <w:rFonts w:ascii="Symbol" w:hAnsi="Symbol" w:hint="default"/>
      </w:rPr>
    </w:lvl>
    <w:lvl w:ilvl="4" w:tplc="E6AAC612">
      <w:start w:val="1"/>
      <w:numFmt w:val="bullet"/>
      <w:lvlText w:val="o"/>
      <w:lvlJc w:val="left"/>
      <w:pPr>
        <w:ind w:left="3600" w:hanging="360"/>
      </w:pPr>
      <w:rPr>
        <w:rFonts w:ascii="Courier New" w:hAnsi="Courier New" w:hint="default"/>
      </w:rPr>
    </w:lvl>
    <w:lvl w:ilvl="5" w:tplc="1F30C78A">
      <w:start w:val="1"/>
      <w:numFmt w:val="bullet"/>
      <w:lvlText w:val=""/>
      <w:lvlJc w:val="left"/>
      <w:pPr>
        <w:ind w:left="4320" w:hanging="360"/>
      </w:pPr>
      <w:rPr>
        <w:rFonts w:ascii="Wingdings" w:hAnsi="Wingdings" w:hint="default"/>
      </w:rPr>
    </w:lvl>
    <w:lvl w:ilvl="6" w:tplc="982C5176">
      <w:start w:val="1"/>
      <w:numFmt w:val="bullet"/>
      <w:lvlText w:val=""/>
      <w:lvlJc w:val="left"/>
      <w:pPr>
        <w:ind w:left="5040" w:hanging="360"/>
      </w:pPr>
      <w:rPr>
        <w:rFonts w:ascii="Symbol" w:hAnsi="Symbol" w:hint="default"/>
      </w:rPr>
    </w:lvl>
    <w:lvl w:ilvl="7" w:tplc="A636D0A4">
      <w:start w:val="1"/>
      <w:numFmt w:val="bullet"/>
      <w:lvlText w:val="o"/>
      <w:lvlJc w:val="left"/>
      <w:pPr>
        <w:ind w:left="5760" w:hanging="360"/>
      </w:pPr>
      <w:rPr>
        <w:rFonts w:ascii="Courier New" w:hAnsi="Courier New" w:hint="default"/>
      </w:rPr>
    </w:lvl>
    <w:lvl w:ilvl="8" w:tplc="CDE2EBAC">
      <w:start w:val="1"/>
      <w:numFmt w:val="bullet"/>
      <w:lvlText w:val=""/>
      <w:lvlJc w:val="left"/>
      <w:pPr>
        <w:ind w:left="6480" w:hanging="360"/>
      </w:pPr>
      <w:rPr>
        <w:rFonts w:ascii="Wingdings" w:hAnsi="Wingdings" w:hint="default"/>
      </w:rPr>
    </w:lvl>
  </w:abstractNum>
  <w:num w:numId="1" w16cid:durableId="617834910">
    <w:abstractNumId w:val="52"/>
  </w:num>
  <w:num w:numId="2" w16cid:durableId="396051373">
    <w:abstractNumId w:val="56"/>
  </w:num>
  <w:num w:numId="3" w16cid:durableId="202258384">
    <w:abstractNumId w:val="15"/>
  </w:num>
  <w:num w:numId="4" w16cid:durableId="1388412300">
    <w:abstractNumId w:val="58"/>
  </w:num>
  <w:num w:numId="5" w16cid:durableId="1155218363">
    <w:abstractNumId w:val="6"/>
  </w:num>
  <w:num w:numId="6" w16cid:durableId="1134372681">
    <w:abstractNumId w:val="24"/>
  </w:num>
  <w:num w:numId="7" w16cid:durableId="1674337531">
    <w:abstractNumId w:val="22"/>
  </w:num>
  <w:num w:numId="8" w16cid:durableId="1481575907">
    <w:abstractNumId w:val="1"/>
  </w:num>
  <w:num w:numId="9" w16cid:durableId="1722097212">
    <w:abstractNumId w:val="27"/>
  </w:num>
  <w:num w:numId="10" w16cid:durableId="236407059">
    <w:abstractNumId w:val="9"/>
  </w:num>
  <w:num w:numId="11" w16cid:durableId="660043296">
    <w:abstractNumId w:val="2"/>
  </w:num>
  <w:num w:numId="12" w16cid:durableId="10376319">
    <w:abstractNumId w:val="21"/>
  </w:num>
  <w:num w:numId="13" w16cid:durableId="1492941114">
    <w:abstractNumId w:val="34"/>
  </w:num>
  <w:num w:numId="14" w16cid:durableId="1888106675">
    <w:abstractNumId w:val="26"/>
  </w:num>
  <w:num w:numId="15" w16cid:durableId="1914661742">
    <w:abstractNumId w:val="29"/>
  </w:num>
  <w:num w:numId="16" w16cid:durableId="692149734">
    <w:abstractNumId w:val="10"/>
  </w:num>
  <w:num w:numId="17" w16cid:durableId="390927291">
    <w:abstractNumId w:val="16"/>
  </w:num>
  <w:num w:numId="18" w16cid:durableId="256719374">
    <w:abstractNumId w:val="23"/>
  </w:num>
  <w:num w:numId="19" w16cid:durableId="1927960653">
    <w:abstractNumId w:val="55"/>
  </w:num>
  <w:num w:numId="20" w16cid:durableId="1241908770">
    <w:abstractNumId w:val="13"/>
  </w:num>
  <w:num w:numId="21" w16cid:durableId="18550556">
    <w:abstractNumId w:val="28"/>
  </w:num>
  <w:num w:numId="22" w16cid:durableId="1675038209">
    <w:abstractNumId w:val="53"/>
  </w:num>
  <w:num w:numId="23" w16cid:durableId="1936280907">
    <w:abstractNumId w:val="41"/>
  </w:num>
  <w:num w:numId="24" w16cid:durableId="124154643">
    <w:abstractNumId w:val="3"/>
  </w:num>
  <w:num w:numId="25" w16cid:durableId="1728530444">
    <w:abstractNumId w:val="42"/>
  </w:num>
  <w:num w:numId="26" w16cid:durableId="1097094339">
    <w:abstractNumId w:val="19"/>
  </w:num>
  <w:num w:numId="27" w16cid:durableId="1906185937">
    <w:abstractNumId w:val="49"/>
  </w:num>
  <w:num w:numId="28" w16cid:durableId="60293361">
    <w:abstractNumId w:val="8"/>
  </w:num>
  <w:num w:numId="29" w16cid:durableId="978656254">
    <w:abstractNumId w:val="40"/>
  </w:num>
  <w:num w:numId="30" w16cid:durableId="223031519">
    <w:abstractNumId w:val="46"/>
  </w:num>
  <w:num w:numId="31" w16cid:durableId="563030500">
    <w:abstractNumId w:val="51"/>
  </w:num>
  <w:num w:numId="32" w16cid:durableId="1469205776">
    <w:abstractNumId w:val="57"/>
  </w:num>
  <w:num w:numId="33" w16cid:durableId="506559337">
    <w:abstractNumId w:val="31"/>
  </w:num>
  <w:num w:numId="34" w16cid:durableId="1343703503">
    <w:abstractNumId w:val="54"/>
  </w:num>
  <w:num w:numId="35" w16cid:durableId="1485125564">
    <w:abstractNumId w:val="18"/>
  </w:num>
  <w:num w:numId="36" w16cid:durableId="1501313927">
    <w:abstractNumId w:val="7"/>
  </w:num>
  <w:num w:numId="37" w16cid:durableId="1782601646">
    <w:abstractNumId w:val="11"/>
  </w:num>
  <w:num w:numId="38" w16cid:durableId="1858885208">
    <w:abstractNumId w:val="38"/>
  </w:num>
  <w:num w:numId="39" w16cid:durableId="1178420696">
    <w:abstractNumId w:val="17"/>
  </w:num>
  <w:num w:numId="40" w16cid:durableId="630791140">
    <w:abstractNumId w:val="14"/>
  </w:num>
  <w:num w:numId="41" w16cid:durableId="493182654">
    <w:abstractNumId w:val="35"/>
  </w:num>
  <w:num w:numId="42" w16cid:durableId="1851597365">
    <w:abstractNumId w:val="39"/>
  </w:num>
  <w:num w:numId="43" w16cid:durableId="333530045">
    <w:abstractNumId w:val="33"/>
  </w:num>
  <w:num w:numId="44" w16cid:durableId="1781994056">
    <w:abstractNumId w:val="36"/>
  </w:num>
  <w:num w:numId="45" w16cid:durableId="101846542">
    <w:abstractNumId w:val="32"/>
  </w:num>
  <w:num w:numId="46" w16cid:durableId="1907566659">
    <w:abstractNumId w:val="50"/>
  </w:num>
  <w:num w:numId="47" w16cid:durableId="1372460872">
    <w:abstractNumId w:val="48"/>
  </w:num>
  <w:num w:numId="48" w16cid:durableId="1532231757">
    <w:abstractNumId w:val="47"/>
  </w:num>
  <w:num w:numId="49" w16cid:durableId="1206676771">
    <w:abstractNumId w:val="43"/>
  </w:num>
  <w:num w:numId="50" w16cid:durableId="556815801">
    <w:abstractNumId w:val="30"/>
  </w:num>
  <w:num w:numId="51" w16cid:durableId="1913008311">
    <w:abstractNumId w:val="45"/>
  </w:num>
  <w:num w:numId="52" w16cid:durableId="680666801">
    <w:abstractNumId w:val="0"/>
  </w:num>
  <w:num w:numId="53" w16cid:durableId="306862744">
    <w:abstractNumId w:val="44"/>
  </w:num>
  <w:num w:numId="54" w16cid:durableId="1422020163">
    <w:abstractNumId w:val="4"/>
  </w:num>
  <w:num w:numId="55" w16cid:durableId="800001174">
    <w:abstractNumId w:val="20"/>
  </w:num>
  <w:num w:numId="56" w16cid:durableId="2098361348">
    <w:abstractNumId w:val="12"/>
  </w:num>
  <w:num w:numId="57" w16cid:durableId="262150827">
    <w:abstractNumId w:val="5"/>
  </w:num>
  <w:num w:numId="58" w16cid:durableId="1247693398">
    <w:abstractNumId w:val="25"/>
  </w:num>
  <w:num w:numId="59" w16cid:durableId="2045447150">
    <w:abstractNumId w:val="37"/>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gl Regina - S2010307004">
    <w15:presenceInfo w15:providerId="AD" w15:userId="S::s2010307004@fhooe.at::0c8e708c-5948-4ab0-9eef-d6664e5334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8DFADB"/>
    <w:rsid w:val="00000F9D"/>
    <w:rsid w:val="00003FBA"/>
    <w:rsid w:val="0000737B"/>
    <w:rsid w:val="00010157"/>
    <w:rsid w:val="00011678"/>
    <w:rsid w:val="00013F72"/>
    <w:rsid w:val="0001502E"/>
    <w:rsid w:val="00015849"/>
    <w:rsid w:val="00015A16"/>
    <w:rsid w:val="00015B50"/>
    <w:rsid w:val="00016CF2"/>
    <w:rsid w:val="00018F1C"/>
    <w:rsid w:val="00025590"/>
    <w:rsid w:val="00026719"/>
    <w:rsid w:val="00026762"/>
    <w:rsid w:val="0002757B"/>
    <w:rsid w:val="00032B33"/>
    <w:rsid w:val="00035304"/>
    <w:rsid w:val="00035438"/>
    <w:rsid w:val="00037959"/>
    <w:rsid w:val="00041704"/>
    <w:rsid w:val="00042C66"/>
    <w:rsid w:val="00042D71"/>
    <w:rsid w:val="00046F25"/>
    <w:rsid w:val="00047BF4"/>
    <w:rsid w:val="000529EB"/>
    <w:rsid w:val="00052A2B"/>
    <w:rsid w:val="00060B63"/>
    <w:rsid w:val="00061134"/>
    <w:rsid w:val="00061EE8"/>
    <w:rsid w:val="00063212"/>
    <w:rsid w:val="000652E2"/>
    <w:rsid w:val="000652F4"/>
    <w:rsid w:val="00066A2F"/>
    <w:rsid w:val="00066FED"/>
    <w:rsid w:val="0007026A"/>
    <w:rsid w:val="00071784"/>
    <w:rsid w:val="00072FAF"/>
    <w:rsid w:val="000748BC"/>
    <w:rsid w:val="000756CC"/>
    <w:rsid w:val="00077FF7"/>
    <w:rsid w:val="0008C703"/>
    <w:rsid w:val="000908D5"/>
    <w:rsid w:val="00091322"/>
    <w:rsid w:val="00091C0A"/>
    <w:rsid w:val="000A0209"/>
    <w:rsid w:val="000A1C7B"/>
    <w:rsid w:val="000A3F2F"/>
    <w:rsid w:val="000A4B8F"/>
    <w:rsid w:val="000A796D"/>
    <w:rsid w:val="000B0263"/>
    <w:rsid w:val="000B0849"/>
    <w:rsid w:val="000B08C5"/>
    <w:rsid w:val="000B17F1"/>
    <w:rsid w:val="000B2C2E"/>
    <w:rsid w:val="000B450B"/>
    <w:rsid w:val="000B4CE6"/>
    <w:rsid w:val="000B5DCE"/>
    <w:rsid w:val="000B7724"/>
    <w:rsid w:val="000C0706"/>
    <w:rsid w:val="000C47D9"/>
    <w:rsid w:val="000C4BCB"/>
    <w:rsid w:val="000C4C70"/>
    <w:rsid w:val="000C4CAA"/>
    <w:rsid w:val="000C5CF3"/>
    <w:rsid w:val="000C7D99"/>
    <w:rsid w:val="000D16C7"/>
    <w:rsid w:val="000E0BE2"/>
    <w:rsid w:val="000E20DF"/>
    <w:rsid w:val="000E6558"/>
    <w:rsid w:val="000F3C4A"/>
    <w:rsid w:val="000F4195"/>
    <w:rsid w:val="000F5281"/>
    <w:rsid w:val="00100426"/>
    <w:rsid w:val="001008D0"/>
    <w:rsid w:val="001014F4"/>
    <w:rsid w:val="00103C8C"/>
    <w:rsid w:val="00106CCC"/>
    <w:rsid w:val="00107D67"/>
    <w:rsid w:val="00110521"/>
    <w:rsid w:val="00110DDE"/>
    <w:rsid w:val="00111609"/>
    <w:rsid w:val="00115204"/>
    <w:rsid w:val="001273F8"/>
    <w:rsid w:val="0012780D"/>
    <w:rsid w:val="00132974"/>
    <w:rsid w:val="00134097"/>
    <w:rsid w:val="00134209"/>
    <w:rsid w:val="00136889"/>
    <w:rsid w:val="00136B8E"/>
    <w:rsid w:val="00140F1D"/>
    <w:rsid w:val="00141BC2"/>
    <w:rsid w:val="00143512"/>
    <w:rsid w:val="001447E9"/>
    <w:rsid w:val="00145487"/>
    <w:rsid w:val="00147217"/>
    <w:rsid w:val="001507AD"/>
    <w:rsid w:val="0015261E"/>
    <w:rsid w:val="0015274D"/>
    <w:rsid w:val="00152760"/>
    <w:rsid w:val="00156DD9"/>
    <w:rsid w:val="00161CE0"/>
    <w:rsid w:val="00162988"/>
    <w:rsid w:val="001669BB"/>
    <w:rsid w:val="00173310"/>
    <w:rsid w:val="0018092F"/>
    <w:rsid w:val="00182CC5"/>
    <w:rsid w:val="001867F6"/>
    <w:rsid w:val="00186A67"/>
    <w:rsid w:val="00187134"/>
    <w:rsid w:val="0019068B"/>
    <w:rsid w:val="00192264"/>
    <w:rsid w:val="0019416F"/>
    <w:rsid w:val="00196E78"/>
    <w:rsid w:val="00196F43"/>
    <w:rsid w:val="001A0D42"/>
    <w:rsid w:val="001A37AF"/>
    <w:rsid w:val="001B2A81"/>
    <w:rsid w:val="001C068E"/>
    <w:rsid w:val="001C392F"/>
    <w:rsid w:val="001C4BA7"/>
    <w:rsid w:val="001C7A89"/>
    <w:rsid w:val="001C7B39"/>
    <w:rsid w:val="001D10B7"/>
    <w:rsid w:val="001D4ACF"/>
    <w:rsid w:val="001E401C"/>
    <w:rsid w:val="001E79AF"/>
    <w:rsid w:val="001F1612"/>
    <w:rsid w:val="001F4763"/>
    <w:rsid w:val="002057EF"/>
    <w:rsid w:val="00206A2A"/>
    <w:rsid w:val="00206B14"/>
    <w:rsid w:val="00206B2C"/>
    <w:rsid w:val="002104DC"/>
    <w:rsid w:val="0021086F"/>
    <w:rsid w:val="002115E0"/>
    <w:rsid w:val="00211C8D"/>
    <w:rsid w:val="002126EC"/>
    <w:rsid w:val="00213B10"/>
    <w:rsid w:val="00223070"/>
    <w:rsid w:val="00223292"/>
    <w:rsid w:val="00224C7C"/>
    <w:rsid w:val="0022673C"/>
    <w:rsid w:val="0022684D"/>
    <w:rsid w:val="002308F2"/>
    <w:rsid w:val="00233B66"/>
    <w:rsid w:val="00234CEF"/>
    <w:rsid w:val="0023716B"/>
    <w:rsid w:val="00245D90"/>
    <w:rsid w:val="002477FA"/>
    <w:rsid w:val="00251D9E"/>
    <w:rsid w:val="00253379"/>
    <w:rsid w:val="0025425A"/>
    <w:rsid w:val="00255416"/>
    <w:rsid w:val="00255E7F"/>
    <w:rsid w:val="00255F1E"/>
    <w:rsid w:val="002565D9"/>
    <w:rsid w:val="00257CA2"/>
    <w:rsid w:val="00257D10"/>
    <w:rsid w:val="00261542"/>
    <w:rsid w:val="002620AA"/>
    <w:rsid w:val="00262BC0"/>
    <w:rsid w:val="0026338D"/>
    <w:rsid w:val="002654D6"/>
    <w:rsid w:val="00266DF1"/>
    <w:rsid w:val="0027377E"/>
    <w:rsid w:val="00280722"/>
    <w:rsid w:val="00280A45"/>
    <w:rsid w:val="00281170"/>
    <w:rsid w:val="0028323E"/>
    <w:rsid w:val="00285A4F"/>
    <w:rsid w:val="00294EFE"/>
    <w:rsid w:val="00295B93"/>
    <w:rsid w:val="002A013A"/>
    <w:rsid w:val="002A1B6B"/>
    <w:rsid w:val="002A4119"/>
    <w:rsid w:val="002A4476"/>
    <w:rsid w:val="002A4A78"/>
    <w:rsid w:val="002A54DB"/>
    <w:rsid w:val="002A5D82"/>
    <w:rsid w:val="002A60C4"/>
    <w:rsid w:val="002B3193"/>
    <w:rsid w:val="002B78DB"/>
    <w:rsid w:val="002B7E52"/>
    <w:rsid w:val="002C2439"/>
    <w:rsid w:val="002C293D"/>
    <w:rsid w:val="002C2C66"/>
    <w:rsid w:val="002C5320"/>
    <w:rsid w:val="002C64F6"/>
    <w:rsid w:val="002C7883"/>
    <w:rsid w:val="002D2DDB"/>
    <w:rsid w:val="002D4FA3"/>
    <w:rsid w:val="002D512A"/>
    <w:rsid w:val="002D518C"/>
    <w:rsid w:val="002D693E"/>
    <w:rsid w:val="002D6AC9"/>
    <w:rsid w:val="002E36AE"/>
    <w:rsid w:val="002E3B30"/>
    <w:rsid w:val="002E4775"/>
    <w:rsid w:val="002F0CBB"/>
    <w:rsid w:val="002F0D60"/>
    <w:rsid w:val="002F112A"/>
    <w:rsid w:val="002F1C45"/>
    <w:rsid w:val="002F2D22"/>
    <w:rsid w:val="002F312F"/>
    <w:rsid w:val="002F4B93"/>
    <w:rsid w:val="002F5F80"/>
    <w:rsid w:val="002F744A"/>
    <w:rsid w:val="0030466C"/>
    <w:rsid w:val="00311D9C"/>
    <w:rsid w:val="0032412A"/>
    <w:rsid w:val="00325B6F"/>
    <w:rsid w:val="00326217"/>
    <w:rsid w:val="0032635B"/>
    <w:rsid w:val="0032710A"/>
    <w:rsid w:val="00330DB6"/>
    <w:rsid w:val="00332221"/>
    <w:rsid w:val="00332A2B"/>
    <w:rsid w:val="003346F2"/>
    <w:rsid w:val="0033595C"/>
    <w:rsid w:val="003422F0"/>
    <w:rsid w:val="00343830"/>
    <w:rsid w:val="00344910"/>
    <w:rsid w:val="00344C64"/>
    <w:rsid w:val="00347242"/>
    <w:rsid w:val="0035231F"/>
    <w:rsid w:val="00353455"/>
    <w:rsid w:val="003541F3"/>
    <w:rsid w:val="0035451C"/>
    <w:rsid w:val="00354D95"/>
    <w:rsid w:val="00355238"/>
    <w:rsid w:val="00355CEE"/>
    <w:rsid w:val="003566EF"/>
    <w:rsid w:val="003567DD"/>
    <w:rsid w:val="003579CB"/>
    <w:rsid w:val="00360CE2"/>
    <w:rsid w:val="0036400B"/>
    <w:rsid w:val="00365D14"/>
    <w:rsid w:val="00367752"/>
    <w:rsid w:val="00370A98"/>
    <w:rsid w:val="0037127D"/>
    <w:rsid w:val="0037347D"/>
    <w:rsid w:val="003740BC"/>
    <w:rsid w:val="00374751"/>
    <w:rsid w:val="003748D0"/>
    <w:rsid w:val="0038025D"/>
    <w:rsid w:val="0038336D"/>
    <w:rsid w:val="003861B2"/>
    <w:rsid w:val="00387506"/>
    <w:rsid w:val="00390BB1"/>
    <w:rsid w:val="003918B4"/>
    <w:rsid w:val="0039281D"/>
    <w:rsid w:val="00393D44"/>
    <w:rsid w:val="00396D3A"/>
    <w:rsid w:val="003A1085"/>
    <w:rsid w:val="003A1660"/>
    <w:rsid w:val="003A250E"/>
    <w:rsid w:val="003A3BB1"/>
    <w:rsid w:val="003A5CD5"/>
    <w:rsid w:val="003B0AE1"/>
    <w:rsid w:val="003B1F6D"/>
    <w:rsid w:val="003B6804"/>
    <w:rsid w:val="003C0219"/>
    <w:rsid w:val="003C5BC4"/>
    <w:rsid w:val="003C78DF"/>
    <w:rsid w:val="003D09B1"/>
    <w:rsid w:val="003D11F1"/>
    <w:rsid w:val="003D1ABB"/>
    <w:rsid w:val="003D30B6"/>
    <w:rsid w:val="003D354F"/>
    <w:rsid w:val="003D3C95"/>
    <w:rsid w:val="003D640E"/>
    <w:rsid w:val="003E1FDA"/>
    <w:rsid w:val="003E3873"/>
    <w:rsid w:val="003E4595"/>
    <w:rsid w:val="003E4E6C"/>
    <w:rsid w:val="003E5AA5"/>
    <w:rsid w:val="003E62AC"/>
    <w:rsid w:val="003E7FC8"/>
    <w:rsid w:val="00403B54"/>
    <w:rsid w:val="00403B5D"/>
    <w:rsid w:val="00405ADB"/>
    <w:rsid w:val="0040773E"/>
    <w:rsid w:val="0041277B"/>
    <w:rsid w:val="00412878"/>
    <w:rsid w:val="0041467C"/>
    <w:rsid w:val="00414D78"/>
    <w:rsid w:val="00415763"/>
    <w:rsid w:val="00415A4F"/>
    <w:rsid w:val="004207B0"/>
    <w:rsid w:val="00427962"/>
    <w:rsid w:val="004316B1"/>
    <w:rsid w:val="0043249C"/>
    <w:rsid w:val="00434484"/>
    <w:rsid w:val="00434969"/>
    <w:rsid w:val="00434EF6"/>
    <w:rsid w:val="00436017"/>
    <w:rsid w:val="0043637E"/>
    <w:rsid w:val="00436597"/>
    <w:rsid w:val="0044567E"/>
    <w:rsid w:val="0044577E"/>
    <w:rsid w:val="00445F05"/>
    <w:rsid w:val="00446C3D"/>
    <w:rsid w:val="00450FA7"/>
    <w:rsid w:val="00451EFA"/>
    <w:rsid w:val="004525FC"/>
    <w:rsid w:val="00453CDC"/>
    <w:rsid w:val="004540E5"/>
    <w:rsid w:val="004544F4"/>
    <w:rsid w:val="00454C5B"/>
    <w:rsid w:val="004660A4"/>
    <w:rsid w:val="00467577"/>
    <w:rsid w:val="00470869"/>
    <w:rsid w:val="00472759"/>
    <w:rsid w:val="00477331"/>
    <w:rsid w:val="0047744F"/>
    <w:rsid w:val="00482AD2"/>
    <w:rsid w:val="00482E05"/>
    <w:rsid w:val="00491954"/>
    <w:rsid w:val="004919D2"/>
    <w:rsid w:val="00495CFC"/>
    <w:rsid w:val="00496D51"/>
    <w:rsid w:val="00497003"/>
    <w:rsid w:val="004A603B"/>
    <w:rsid w:val="004A702E"/>
    <w:rsid w:val="004B1E75"/>
    <w:rsid w:val="004B26CB"/>
    <w:rsid w:val="004B2712"/>
    <w:rsid w:val="004B33E9"/>
    <w:rsid w:val="004B3916"/>
    <w:rsid w:val="004B5617"/>
    <w:rsid w:val="004C20FA"/>
    <w:rsid w:val="004C2640"/>
    <w:rsid w:val="004C51E7"/>
    <w:rsid w:val="004C6C7B"/>
    <w:rsid w:val="004D1622"/>
    <w:rsid w:val="004D2844"/>
    <w:rsid w:val="004D4846"/>
    <w:rsid w:val="004D4DC5"/>
    <w:rsid w:val="004D68A8"/>
    <w:rsid w:val="004D6EBB"/>
    <w:rsid w:val="004E0874"/>
    <w:rsid w:val="004E40F5"/>
    <w:rsid w:val="004E5C0B"/>
    <w:rsid w:val="004E6C9C"/>
    <w:rsid w:val="005006C4"/>
    <w:rsid w:val="005011D6"/>
    <w:rsid w:val="00506B06"/>
    <w:rsid w:val="005123C0"/>
    <w:rsid w:val="00513415"/>
    <w:rsid w:val="0051464B"/>
    <w:rsid w:val="00515BD9"/>
    <w:rsid w:val="00515C40"/>
    <w:rsid w:val="00516BEE"/>
    <w:rsid w:val="00517A96"/>
    <w:rsid w:val="00522783"/>
    <w:rsid w:val="00523DB6"/>
    <w:rsid w:val="00524059"/>
    <w:rsid w:val="00530A12"/>
    <w:rsid w:val="00530BE4"/>
    <w:rsid w:val="0053220C"/>
    <w:rsid w:val="00535256"/>
    <w:rsid w:val="00536FA2"/>
    <w:rsid w:val="005415AB"/>
    <w:rsid w:val="0054438B"/>
    <w:rsid w:val="0055327B"/>
    <w:rsid w:val="0055422E"/>
    <w:rsid w:val="00554D4F"/>
    <w:rsid w:val="005559EA"/>
    <w:rsid w:val="00556D3D"/>
    <w:rsid w:val="0055775C"/>
    <w:rsid w:val="005604DC"/>
    <w:rsid w:val="00560DC9"/>
    <w:rsid w:val="005612E9"/>
    <w:rsid w:val="0056270A"/>
    <w:rsid w:val="00563BB8"/>
    <w:rsid w:val="005702C0"/>
    <w:rsid w:val="0057051F"/>
    <w:rsid w:val="00570D24"/>
    <w:rsid w:val="00570D33"/>
    <w:rsid w:val="00572F3F"/>
    <w:rsid w:val="00573051"/>
    <w:rsid w:val="0057538A"/>
    <w:rsid w:val="0057752A"/>
    <w:rsid w:val="00580027"/>
    <w:rsid w:val="005805F7"/>
    <w:rsid w:val="00583EF3"/>
    <w:rsid w:val="00584722"/>
    <w:rsid w:val="00594558"/>
    <w:rsid w:val="005962AD"/>
    <w:rsid w:val="00596313"/>
    <w:rsid w:val="005979D2"/>
    <w:rsid w:val="00597B7E"/>
    <w:rsid w:val="005A1F3E"/>
    <w:rsid w:val="005A4492"/>
    <w:rsid w:val="005A4F66"/>
    <w:rsid w:val="005A5D64"/>
    <w:rsid w:val="005B178C"/>
    <w:rsid w:val="005B2B51"/>
    <w:rsid w:val="005B56B8"/>
    <w:rsid w:val="005B782F"/>
    <w:rsid w:val="005C0727"/>
    <w:rsid w:val="005C0761"/>
    <w:rsid w:val="005C21C8"/>
    <w:rsid w:val="005C366E"/>
    <w:rsid w:val="005C6016"/>
    <w:rsid w:val="005C68BC"/>
    <w:rsid w:val="005C6AA0"/>
    <w:rsid w:val="005D015D"/>
    <w:rsid w:val="005D1793"/>
    <w:rsid w:val="005D3887"/>
    <w:rsid w:val="005D7DD4"/>
    <w:rsid w:val="005E38B9"/>
    <w:rsid w:val="005E4144"/>
    <w:rsid w:val="005E43E0"/>
    <w:rsid w:val="005E4F2B"/>
    <w:rsid w:val="005E6815"/>
    <w:rsid w:val="005F00D4"/>
    <w:rsid w:val="005F1990"/>
    <w:rsid w:val="005F274F"/>
    <w:rsid w:val="005F322C"/>
    <w:rsid w:val="0060048F"/>
    <w:rsid w:val="006009F8"/>
    <w:rsid w:val="006035DB"/>
    <w:rsid w:val="00606545"/>
    <w:rsid w:val="00606822"/>
    <w:rsid w:val="006120EF"/>
    <w:rsid w:val="00614D16"/>
    <w:rsid w:val="00617603"/>
    <w:rsid w:val="00621A7B"/>
    <w:rsid w:val="00621D03"/>
    <w:rsid w:val="00623794"/>
    <w:rsid w:val="006304C9"/>
    <w:rsid w:val="00633700"/>
    <w:rsid w:val="0063639E"/>
    <w:rsid w:val="00640BBF"/>
    <w:rsid w:val="00641438"/>
    <w:rsid w:val="00641E58"/>
    <w:rsid w:val="006421D0"/>
    <w:rsid w:val="00647192"/>
    <w:rsid w:val="00647696"/>
    <w:rsid w:val="006509E1"/>
    <w:rsid w:val="00655021"/>
    <w:rsid w:val="00655318"/>
    <w:rsid w:val="00655947"/>
    <w:rsid w:val="00664E64"/>
    <w:rsid w:val="00665602"/>
    <w:rsid w:val="0067271D"/>
    <w:rsid w:val="0067431D"/>
    <w:rsid w:val="00674A3A"/>
    <w:rsid w:val="00677D34"/>
    <w:rsid w:val="00681419"/>
    <w:rsid w:val="006854A1"/>
    <w:rsid w:val="00685844"/>
    <w:rsid w:val="00693B7E"/>
    <w:rsid w:val="0069602F"/>
    <w:rsid w:val="006A22E0"/>
    <w:rsid w:val="006A4D20"/>
    <w:rsid w:val="006A5F8C"/>
    <w:rsid w:val="006B2032"/>
    <w:rsid w:val="006B34C2"/>
    <w:rsid w:val="006B365B"/>
    <w:rsid w:val="006B7AB0"/>
    <w:rsid w:val="006C086B"/>
    <w:rsid w:val="006C2FCC"/>
    <w:rsid w:val="006C5D4A"/>
    <w:rsid w:val="006C6F03"/>
    <w:rsid w:val="006D26AC"/>
    <w:rsid w:val="006D2930"/>
    <w:rsid w:val="006D4EB3"/>
    <w:rsid w:val="006D5343"/>
    <w:rsid w:val="006D54AC"/>
    <w:rsid w:val="006D6E73"/>
    <w:rsid w:val="006E099F"/>
    <w:rsid w:val="006E154A"/>
    <w:rsid w:val="006E15C1"/>
    <w:rsid w:val="006E3E5D"/>
    <w:rsid w:val="006E414F"/>
    <w:rsid w:val="006E7B65"/>
    <w:rsid w:val="006F25F1"/>
    <w:rsid w:val="006F2D90"/>
    <w:rsid w:val="006F4821"/>
    <w:rsid w:val="006F4A46"/>
    <w:rsid w:val="006F5587"/>
    <w:rsid w:val="006F5612"/>
    <w:rsid w:val="0070103C"/>
    <w:rsid w:val="0070117D"/>
    <w:rsid w:val="007015B7"/>
    <w:rsid w:val="007062DC"/>
    <w:rsid w:val="00713348"/>
    <w:rsid w:val="00713D6C"/>
    <w:rsid w:val="0071400F"/>
    <w:rsid w:val="007177AC"/>
    <w:rsid w:val="00720A7F"/>
    <w:rsid w:val="00727B6F"/>
    <w:rsid w:val="00730510"/>
    <w:rsid w:val="0073052B"/>
    <w:rsid w:val="00731783"/>
    <w:rsid w:val="0073248D"/>
    <w:rsid w:val="00735757"/>
    <w:rsid w:val="00735C96"/>
    <w:rsid w:val="00736B9F"/>
    <w:rsid w:val="00741263"/>
    <w:rsid w:val="00741CE7"/>
    <w:rsid w:val="007421E7"/>
    <w:rsid w:val="00742EE9"/>
    <w:rsid w:val="00744C57"/>
    <w:rsid w:val="00744F66"/>
    <w:rsid w:val="00746A63"/>
    <w:rsid w:val="007500AB"/>
    <w:rsid w:val="007505A2"/>
    <w:rsid w:val="0075122E"/>
    <w:rsid w:val="00751E70"/>
    <w:rsid w:val="0075453D"/>
    <w:rsid w:val="007577BE"/>
    <w:rsid w:val="007620E1"/>
    <w:rsid w:val="007677C1"/>
    <w:rsid w:val="007741D9"/>
    <w:rsid w:val="00780E64"/>
    <w:rsid w:val="007831AA"/>
    <w:rsid w:val="00786901"/>
    <w:rsid w:val="0078766E"/>
    <w:rsid w:val="00791CE1"/>
    <w:rsid w:val="00792C29"/>
    <w:rsid w:val="00793FB3"/>
    <w:rsid w:val="00795B24"/>
    <w:rsid w:val="00795C9D"/>
    <w:rsid w:val="007A1D2B"/>
    <w:rsid w:val="007A3A1E"/>
    <w:rsid w:val="007A4027"/>
    <w:rsid w:val="007A47EF"/>
    <w:rsid w:val="007A5103"/>
    <w:rsid w:val="007A5556"/>
    <w:rsid w:val="007A899E"/>
    <w:rsid w:val="007B3374"/>
    <w:rsid w:val="007C366E"/>
    <w:rsid w:val="007C4171"/>
    <w:rsid w:val="007C68CC"/>
    <w:rsid w:val="007C760A"/>
    <w:rsid w:val="007C7AE2"/>
    <w:rsid w:val="007C7CAA"/>
    <w:rsid w:val="007C7D2E"/>
    <w:rsid w:val="007D0CFE"/>
    <w:rsid w:val="007D40DB"/>
    <w:rsid w:val="007D428D"/>
    <w:rsid w:val="007D55A4"/>
    <w:rsid w:val="007D7DA1"/>
    <w:rsid w:val="007D7E8D"/>
    <w:rsid w:val="007D7F62"/>
    <w:rsid w:val="007E5A3A"/>
    <w:rsid w:val="007E66FA"/>
    <w:rsid w:val="007E746B"/>
    <w:rsid w:val="007E7F9B"/>
    <w:rsid w:val="007F02AB"/>
    <w:rsid w:val="007F1A9F"/>
    <w:rsid w:val="007F295C"/>
    <w:rsid w:val="007F2ED6"/>
    <w:rsid w:val="007F3CDE"/>
    <w:rsid w:val="007F3DC5"/>
    <w:rsid w:val="007F4219"/>
    <w:rsid w:val="007F774D"/>
    <w:rsid w:val="00803B15"/>
    <w:rsid w:val="00807CED"/>
    <w:rsid w:val="008139E1"/>
    <w:rsid w:val="008202B7"/>
    <w:rsid w:val="0082434E"/>
    <w:rsid w:val="00830B3B"/>
    <w:rsid w:val="00835E7B"/>
    <w:rsid w:val="00836886"/>
    <w:rsid w:val="00840207"/>
    <w:rsid w:val="0084132B"/>
    <w:rsid w:val="00841F91"/>
    <w:rsid w:val="00843A59"/>
    <w:rsid w:val="00844E1F"/>
    <w:rsid w:val="00845396"/>
    <w:rsid w:val="00846A40"/>
    <w:rsid w:val="008508F2"/>
    <w:rsid w:val="008520C6"/>
    <w:rsid w:val="00853D93"/>
    <w:rsid w:val="0085483C"/>
    <w:rsid w:val="00855641"/>
    <w:rsid w:val="00857370"/>
    <w:rsid w:val="008579E3"/>
    <w:rsid w:val="00860F12"/>
    <w:rsid w:val="00866709"/>
    <w:rsid w:val="00866B8C"/>
    <w:rsid w:val="00870C3C"/>
    <w:rsid w:val="00872929"/>
    <w:rsid w:val="008731C6"/>
    <w:rsid w:val="008742E8"/>
    <w:rsid w:val="00874519"/>
    <w:rsid w:val="0087566F"/>
    <w:rsid w:val="00876547"/>
    <w:rsid w:val="008803BD"/>
    <w:rsid w:val="008836F8"/>
    <w:rsid w:val="0088594A"/>
    <w:rsid w:val="00886244"/>
    <w:rsid w:val="00887368"/>
    <w:rsid w:val="00887484"/>
    <w:rsid w:val="0089006C"/>
    <w:rsid w:val="00890829"/>
    <w:rsid w:val="008915F1"/>
    <w:rsid w:val="008958D5"/>
    <w:rsid w:val="00895B8F"/>
    <w:rsid w:val="00895DDE"/>
    <w:rsid w:val="00897A68"/>
    <w:rsid w:val="008A01AE"/>
    <w:rsid w:val="008A066F"/>
    <w:rsid w:val="008A2518"/>
    <w:rsid w:val="008A3D8C"/>
    <w:rsid w:val="008A4AA6"/>
    <w:rsid w:val="008A659A"/>
    <w:rsid w:val="008A7E99"/>
    <w:rsid w:val="008B4F57"/>
    <w:rsid w:val="008C0EC4"/>
    <w:rsid w:val="008C190A"/>
    <w:rsid w:val="008C1D27"/>
    <w:rsid w:val="008C60C7"/>
    <w:rsid w:val="008D16F8"/>
    <w:rsid w:val="008D1EB0"/>
    <w:rsid w:val="008D245C"/>
    <w:rsid w:val="008D3B2E"/>
    <w:rsid w:val="008D62C1"/>
    <w:rsid w:val="008D6E91"/>
    <w:rsid w:val="008D7DAD"/>
    <w:rsid w:val="008E09BC"/>
    <w:rsid w:val="008E2708"/>
    <w:rsid w:val="008E423E"/>
    <w:rsid w:val="008E5FEE"/>
    <w:rsid w:val="008EBD47"/>
    <w:rsid w:val="008F028D"/>
    <w:rsid w:val="008F0656"/>
    <w:rsid w:val="008F29BE"/>
    <w:rsid w:val="008F4F48"/>
    <w:rsid w:val="008F5A62"/>
    <w:rsid w:val="008F5B01"/>
    <w:rsid w:val="008F64D8"/>
    <w:rsid w:val="008F6883"/>
    <w:rsid w:val="009011D1"/>
    <w:rsid w:val="00901C82"/>
    <w:rsid w:val="00902796"/>
    <w:rsid w:val="00902C9D"/>
    <w:rsid w:val="00903A6E"/>
    <w:rsid w:val="00904106"/>
    <w:rsid w:val="009047B5"/>
    <w:rsid w:val="0091370F"/>
    <w:rsid w:val="009157CC"/>
    <w:rsid w:val="009167AD"/>
    <w:rsid w:val="009168D6"/>
    <w:rsid w:val="0092273C"/>
    <w:rsid w:val="009235EB"/>
    <w:rsid w:val="0092466D"/>
    <w:rsid w:val="00926190"/>
    <w:rsid w:val="0092667B"/>
    <w:rsid w:val="009276CD"/>
    <w:rsid w:val="0093249E"/>
    <w:rsid w:val="0093423F"/>
    <w:rsid w:val="00934A4C"/>
    <w:rsid w:val="009375AD"/>
    <w:rsid w:val="0094137A"/>
    <w:rsid w:val="00942AA3"/>
    <w:rsid w:val="0094486C"/>
    <w:rsid w:val="00944952"/>
    <w:rsid w:val="00946397"/>
    <w:rsid w:val="00947741"/>
    <w:rsid w:val="00951426"/>
    <w:rsid w:val="00952003"/>
    <w:rsid w:val="009531FA"/>
    <w:rsid w:val="00957B4D"/>
    <w:rsid w:val="00957B85"/>
    <w:rsid w:val="009610CF"/>
    <w:rsid w:val="009617E1"/>
    <w:rsid w:val="00962B5F"/>
    <w:rsid w:val="009660EC"/>
    <w:rsid w:val="00971E0F"/>
    <w:rsid w:val="009725C0"/>
    <w:rsid w:val="009730F1"/>
    <w:rsid w:val="00974BCF"/>
    <w:rsid w:val="00974C47"/>
    <w:rsid w:val="00977279"/>
    <w:rsid w:val="00981088"/>
    <w:rsid w:val="00982150"/>
    <w:rsid w:val="009826FE"/>
    <w:rsid w:val="00985C9E"/>
    <w:rsid w:val="00993451"/>
    <w:rsid w:val="00995990"/>
    <w:rsid w:val="00997B05"/>
    <w:rsid w:val="009A3AED"/>
    <w:rsid w:val="009A55EC"/>
    <w:rsid w:val="009A5EFA"/>
    <w:rsid w:val="009A68B4"/>
    <w:rsid w:val="009B2B83"/>
    <w:rsid w:val="009B7247"/>
    <w:rsid w:val="009C0DAE"/>
    <w:rsid w:val="009C1B42"/>
    <w:rsid w:val="009C481E"/>
    <w:rsid w:val="009C4E27"/>
    <w:rsid w:val="009C7DA2"/>
    <w:rsid w:val="009D3154"/>
    <w:rsid w:val="009D358F"/>
    <w:rsid w:val="009D69C9"/>
    <w:rsid w:val="009D75F8"/>
    <w:rsid w:val="009E0869"/>
    <w:rsid w:val="009E0FC2"/>
    <w:rsid w:val="009E2CA3"/>
    <w:rsid w:val="009E31DA"/>
    <w:rsid w:val="009E3DE2"/>
    <w:rsid w:val="009E76FB"/>
    <w:rsid w:val="009F0636"/>
    <w:rsid w:val="009F2B74"/>
    <w:rsid w:val="009F6B9A"/>
    <w:rsid w:val="009F7DB9"/>
    <w:rsid w:val="00A00F37"/>
    <w:rsid w:val="00A01E7E"/>
    <w:rsid w:val="00A059B6"/>
    <w:rsid w:val="00A07B8A"/>
    <w:rsid w:val="00A1172E"/>
    <w:rsid w:val="00A12E50"/>
    <w:rsid w:val="00A13F00"/>
    <w:rsid w:val="00A15D7B"/>
    <w:rsid w:val="00A16E2A"/>
    <w:rsid w:val="00A17F43"/>
    <w:rsid w:val="00A2007A"/>
    <w:rsid w:val="00A26850"/>
    <w:rsid w:val="00A2686D"/>
    <w:rsid w:val="00A268CC"/>
    <w:rsid w:val="00A27305"/>
    <w:rsid w:val="00A277F8"/>
    <w:rsid w:val="00A34BFD"/>
    <w:rsid w:val="00A3661A"/>
    <w:rsid w:val="00A421E3"/>
    <w:rsid w:val="00A43070"/>
    <w:rsid w:val="00A46602"/>
    <w:rsid w:val="00A511DF"/>
    <w:rsid w:val="00A51A80"/>
    <w:rsid w:val="00A525B9"/>
    <w:rsid w:val="00A5622B"/>
    <w:rsid w:val="00A56DD5"/>
    <w:rsid w:val="00A6195F"/>
    <w:rsid w:val="00A63777"/>
    <w:rsid w:val="00A6573A"/>
    <w:rsid w:val="00A65ACD"/>
    <w:rsid w:val="00A66E7B"/>
    <w:rsid w:val="00A725AA"/>
    <w:rsid w:val="00A732BB"/>
    <w:rsid w:val="00A73A82"/>
    <w:rsid w:val="00A74848"/>
    <w:rsid w:val="00A75191"/>
    <w:rsid w:val="00A80278"/>
    <w:rsid w:val="00A820D7"/>
    <w:rsid w:val="00A82BB0"/>
    <w:rsid w:val="00A869CC"/>
    <w:rsid w:val="00A90294"/>
    <w:rsid w:val="00A91D58"/>
    <w:rsid w:val="00A927EA"/>
    <w:rsid w:val="00A93385"/>
    <w:rsid w:val="00A971BE"/>
    <w:rsid w:val="00AA21C0"/>
    <w:rsid w:val="00AA2390"/>
    <w:rsid w:val="00AA40E2"/>
    <w:rsid w:val="00AA418E"/>
    <w:rsid w:val="00AA73CE"/>
    <w:rsid w:val="00AB1740"/>
    <w:rsid w:val="00AB177A"/>
    <w:rsid w:val="00AB3A09"/>
    <w:rsid w:val="00AB4F1A"/>
    <w:rsid w:val="00AB6784"/>
    <w:rsid w:val="00AC7DE5"/>
    <w:rsid w:val="00AD08F0"/>
    <w:rsid w:val="00AD0C08"/>
    <w:rsid w:val="00AD1B8A"/>
    <w:rsid w:val="00AD1C6F"/>
    <w:rsid w:val="00AD6831"/>
    <w:rsid w:val="00AD7803"/>
    <w:rsid w:val="00AE6797"/>
    <w:rsid w:val="00AE7FD5"/>
    <w:rsid w:val="00AF08BE"/>
    <w:rsid w:val="00AF0D75"/>
    <w:rsid w:val="00AF325E"/>
    <w:rsid w:val="00AF582B"/>
    <w:rsid w:val="00AF6208"/>
    <w:rsid w:val="00B01177"/>
    <w:rsid w:val="00B0295D"/>
    <w:rsid w:val="00B06105"/>
    <w:rsid w:val="00B067AC"/>
    <w:rsid w:val="00B152B3"/>
    <w:rsid w:val="00B161B6"/>
    <w:rsid w:val="00B16804"/>
    <w:rsid w:val="00B17FF4"/>
    <w:rsid w:val="00B2153A"/>
    <w:rsid w:val="00B21D07"/>
    <w:rsid w:val="00B22753"/>
    <w:rsid w:val="00B23CD2"/>
    <w:rsid w:val="00B26CB2"/>
    <w:rsid w:val="00B27093"/>
    <w:rsid w:val="00B27F8E"/>
    <w:rsid w:val="00B3128A"/>
    <w:rsid w:val="00B32E10"/>
    <w:rsid w:val="00B33B12"/>
    <w:rsid w:val="00B33E19"/>
    <w:rsid w:val="00B4310D"/>
    <w:rsid w:val="00B441F3"/>
    <w:rsid w:val="00B45163"/>
    <w:rsid w:val="00B51AAF"/>
    <w:rsid w:val="00B51F4A"/>
    <w:rsid w:val="00B549EA"/>
    <w:rsid w:val="00B54C68"/>
    <w:rsid w:val="00B5696C"/>
    <w:rsid w:val="00B56D61"/>
    <w:rsid w:val="00B60BF8"/>
    <w:rsid w:val="00B63EE6"/>
    <w:rsid w:val="00B63F6F"/>
    <w:rsid w:val="00B65B21"/>
    <w:rsid w:val="00B705D2"/>
    <w:rsid w:val="00B71C8E"/>
    <w:rsid w:val="00B7318F"/>
    <w:rsid w:val="00B7519C"/>
    <w:rsid w:val="00B7D070"/>
    <w:rsid w:val="00B806BE"/>
    <w:rsid w:val="00B81BF0"/>
    <w:rsid w:val="00B852A2"/>
    <w:rsid w:val="00B86D70"/>
    <w:rsid w:val="00B87758"/>
    <w:rsid w:val="00B8790C"/>
    <w:rsid w:val="00B87E1B"/>
    <w:rsid w:val="00B93B14"/>
    <w:rsid w:val="00B93BDB"/>
    <w:rsid w:val="00B95675"/>
    <w:rsid w:val="00B96E18"/>
    <w:rsid w:val="00B973D9"/>
    <w:rsid w:val="00B97A5D"/>
    <w:rsid w:val="00BA00C8"/>
    <w:rsid w:val="00BA00E1"/>
    <w:rsid w:val="00BA12BB"/>
    <w:rsid w:val="00BA1848"/>
    <w:rsid w:val="00BA1E57"/>
    <w:rsid w:val="00BA2D05"/>
    <w:rsid w:val="00BA3773"/>
    <w:rsid w:val="00BA3E86"/>
    <w:rsid w:val="00BA4495"/>
    <w:rsid w:val="00BA496A"/>
    <w:rsid w:val="00BA637E"/>
    <w:rsid w:val="00BA6602"/>
    <w:rsid w:val="00BB7E08"/>
    <w:rsid w:val="00BC12EE"/>
    <w:rsid w:val="00BC1F1D"/>
    <w:rsid w:val="00BC3055"/>
    <w:rsid w:val="00BD3878"/>
    <w:rsid w:val="00BD65FE"/>
    <w:rsid w:val="00BD689C"/>
    <w:rsid w:val="00BD6D9D"/>
    <w:rsid w:val="00BD7606"/>
    <w:rsid w:val="00BE1417"/>
    <w:rsid w:val="00BE7FD5"/>
    <w:rsid w:val="00BF0D78"/>
    <w:rsid w:val="00BF31FA"/>
    <w:rsid w:val="00BF4147"/>
    <w:rsid w:val="00BF6B51"/>
    <w:rsid w:val="00BF6CEE"/>
    <w:rsid w:val="00BF6FE2"/>
    <w:rsid w:val="00C01531"/>
    <w:rsid w:val="00C01F47"/>
    <w:rsid w:val="00C02304"/>
    <w:rsid w:val="00C02C8F"/>
    <w:rsid w:val="00C03F4E"/>
    <w:rsid w:val="00C10E1D"/>
    <w:rsid w:val="00C11BDD"/>
    <w:rsid w:val="00C12E03"/>
    <w:rsid w:val="00C1337D"/>
    <w:rsid w:val="00C171B7"/>
    <w:rsid w:val="00C202D0"/>
    <w:rsid w:val="00C230B2"/>
    <w:rsid w:val="00C2491A"/>
    <w:rsid w:val="00C2621F"/>
    <w:rsid w:val="00C27464"/>
    <w:rsid w:val="00C27EE2"/>
    <w:rsid w:val="00C30CE1"/>
    <w:rsid w:val="00C313BA"/>
    <w:rsid w:val="00C32AE6"/>
    <w:rsid w:val="00C35871"/>
    <w:rsid w:val="00C35990"/>
    <w:rsid w:val="00C36FD2"/>
    <w:rsid w:val="00C422E1"/>
    <w:rsid w:val="00C42B8D"/>
    <w:rsid w:val="00C43DA3"/>
    <w:rsid w:val="00C44ED5"/>
    <w:rsid w:val="00C50802"/>
    <w:rsid w:val="00C51ED8"/>
    <w:rsid w:val="00C527AC"/>
    <w:rsid w:val="00C53CEF"/>
    <w:rsid w:val="00C55F88"/>
    <w:rsid w:val="00C569AD"/>
    <w:rsid w:val="00C56DEB"/>
    <w:rsid w:val="00C64EDE"/>
    <w:rsid w:val="00C67357"/>
    <w:rsid w:val="00C70A31"/>
    <w:rsid w:val="00C7275C"/>
    <w:rsid w:val="00C742E7"/>
    <w:rsid w:val="00C80726"/>
    <w:rsid w:val="00C832A8"/>
    <w:rsid w:val="00C83B35"/>
    <w:rsid w:val="00C85619"/>
    <w:rsid w:val="00C87FEC"/>
    <w:rsid w:val="00C919A7"/>
    <w:rsid w:val="00C9422F"/>
    <w:rsid w:val="00C95770"/>
    <w:rsid w:val="00C96345"/>
    <w:rsid w:val="00CA12A0"/>
    <w:rsid w:val="00CA1DF1"/>
    <w:rsid w:val="00CA5390"/>
    <w:rsid w:val="00CA5EF8"/>
    <w:rsid w:val="00CB11CB"/>
    <w:rsid w:val="00CB2FC1"/>
    <w:rsid w:val="00CB5E38"/>
    <w:rsid w:val="00CB6144"/>
    <w:rsid w:val="00CC2506"/>
    <w:rsid w:val="00CC3C7C"/>
    <w:rsid w:val="00CC3DE4"/>
    <w:rsid w:val="00CC691B"/>
    <w:rsid w:val="00CC79DA"/>
    <w:rsid w:val="00CD2A71"/>
    <w:rsid w:val="00CD2CDB"/>
    <w:rsid w:val="00CD31C6"/>
    <w:rsid w:val="00CD3D93"/>
    <w:rsid w:val="00CD4E16"/>
    <w:rsid w:val="00CD56FC"/>
    <w:rsid w:val="00CD7CC9"/>
    <w:rsid w:val="00CE023B"/>
    <w:rsid w:val="00CE124D"/>
    <w:rsid w:val="00CE33F1"/>
    <w:rsid w:val="00CE755A"/>
    <w:rsid w:val="00CF06A2"/>
    <w:rsid w:val="00D009BC"/>
    <w:rsid w:val="00D01B6B"/>
    <w:rsid w:val="00D05BCD"/>
    <w:rsid w:val="00D06877"/>
    <w:rsid w:val="00D10813"/>
    <w:rsid w:val="00D11D3C"/>
    <w:rsid w:val="00D1252A"/>
    <w:rsid w:val="00D21C8C"/>
    <w:rsid w:val="00D27934"/>
    <w:rsid w:val="00D31C0C"/>
    <w:rsid w:val="00D3794D"/>
    <w:rsid w:val="00D41104"/>
    <w:rsid w:val="00D41657"/>
    <w:rsid w:val="00D43104"/>
    <w:rsid w:val="00D477E1"/>
    <w:rsid w:val="00D564BB"/>
    <w:rsid w:val="00D62DBA"/>
    <w:rsid w:val="00D632B9"/>
    <w:rsid w:val="00D666B6"/>
    <w:rsid w:val="00D67A67"/>
    <w:rsid w:val="00D70E32"/>
    <w:rsid w:val="00D71ABF"/>
    <w:rsid w:val="00D7280B"/>
    <w:rsid w:val="00D73935"/>
    <w:rsid w:val="00D74252"/>
    <w:rsid w:val="00D84F4A"/>
    <w:rsid w:val="00D869AE"/>
    <w:rsid w:val="00D94BF0"/>
    <w:rsid w:val="00D97914"/>
    <w:rsid w:val="00DA12BB"/>
    <w:rsid w:val="00DA284A"/>
    <w:rsid w:val="00DA7CBF"/>
    <w:rsid w:val="00DB13B4"/>
    <w:rsid w:val="00DB7A61"/>
    <w:rsid w:val="00DB7DF8"/>
    <w:rsid w:val="00DC085C"/>
    <w:rsid w:val="00DC527C"/>
    <w:rsid w:val="00DC6841"/>
    <w:rsid w:val="00DC7551"/>
    <w:rsid w:val="00DD0843"/>
    <w:rsid w:val="00DD1E67"/>
    <w:rsid w:val="00DD20AF"/>
    <w:rsid w:val="00DD4120"/>
    <w:rsid w:val="00DD6E7C"/>
    <w:rsid w:val="00DD788A"/>
    <w:rsid w:val="00DD796D"/>
    <w:rsid w:val="00DE1524"/>
    <w:rsid w:val="00DE4CD8"/>
    <w:rsid w:val="00DE6E9F"/>
    <w:rsid w:val="00DE7E6F"/>
    <w:rsid w:val="00DF0343"/>
    <w:rsid w:val="00DF1979"/>
    <w:rsid w:val="00DF3768"/>
    <w:rsid w:val="00DF5C7F"/>
    <w:rsid w:val="00DF6820"/>
    <w:rsid w:val="00DF6A8E"/>
    <w:rsid w:val="00DF7B05"/>
    <w:rsid w:val="00DF7EE9"/>
    <w:rsid w:val="00E00BC5"/>
    <w:rsid w:val="00E02D8C"/>
    <w:rsid w:val="00E040FA"/>
    <w:rsid w:val="00E06FAB"/>
    <w:rsid w:val="00E11872"/>
    <w:rsid w:val="00E11892"/>
    <w:rsid w:val="00E12850"/>
    <w:rsid w:val="00E1700A"/>
    <w:rsid w:val="00E178C5"/>
    <w:rsid w:val="00E20F96"/>
    <w:rsid w:val="00E2259A"/>
    <w:rsid w:val="00E252B4"/>
    <w:rsid w:val="00E25B8E"/>
    <w:rsid w:val="00E2733C"/>
    <w:rsid w:val="00E3111C"/>
    <w:rsid w:val="00E342BB"/>
    <w:rsid w:val="00E35E77"/>
    <w:rsid w:val="00E36759"/>
    <w:rsid w:val="00E368AB"/>
    <w:rsid w:val="00E376E3"/>
    <w:rsid w:val="00E42731"/>
    <w:rsid w:val="00E42743"/>
    <w:rsid w:val="00E428A9"/>
    <w:rsid w:val="00E439D6"/>
    <w:rsid w:val="00E44D6D"/>
    <w:rsid w:val="00E45D95"/>
    <w:rsid w:val="00E45FA9"/>
    <w:rsid w:val="00E463D3"/>
    <w:rsid w:val="00E50367"/>
    <w:rsid w:val="00E51402"/>
    <w:rsid w:val="00E521EB"/>
    <w:rsid w:val="00E53983"/>
    <w:rsid w:val="00E53BF7"/>
    <w:rsid w:val="00E54782"/>
    <w:rsid w:val="00E54FDD"/>
    <w:rsid w:val="00E707DA"/>
    <w:rsid w:val="00E71BAF"/>
    <w:rsid w:val="00E72997"/>
    <w:rsid w:val="00E73B8F"/>
    <w:rsid w:val="00E756C0"/>
    <w:rsid w:val="00E76B8F"/>
    <w:rsid w:val="00E80A50"/>
    <w:rsid w:val="00E82D7F"/>
    <w:rsid w:val="00E84B1B"/>
    <w:rsid w:val="00E850F3"/>
    <w:rsid w:val="00E86B1D"/>
    <w:rsid w:val="00E86E7A"/>
    <w:rsid w:val="00E90630"/>
    <w:rsid w:val="00E91340"/>
    <w:rsid w:val="00E9444C"/>
    <w:rsid w:val="00E95039"/>
    <w:rsid w:val="00EA18AD"/>
    <w:rsid w:val="00EA18D5"/>
    <w:rsid w:val="00EA5C83"/>
    <w:rsid w:val="00EA6760"/>
    <w:rsid w:val="00EA6BDF"/>
    <w:rsid w:val="00EA7065"/>
    <w:rsid w:val="00EA7D03"/>
    <w:rsid w:val="00EB14DE"/>
    <w:rsid w:val="00EB17A8"/>
    <w:rsid w:val="00EB368F"/>
    <w:rsid w:val="00EB4EF6"/>
    <w:rsid w:val="00EB5852"/>
    <w:rsid w:val="00EB5DD1"/>
    <w:rsid w:val="00EB663A"/>
    <w:rsid w:val="00EB7845"/>
    <w:rsid w:val="00EC3C52"/>
    <w:rsid w:val="00EC3F9F"/>
    <w:rsid w:val="00EC419D"/>
    <w:rsid w:val="00ED153C"/>
    <w:rsid w:val="00ED1FE1"/>
    <w:rsid w:val="00ED3938"/>
    <w:rsid w:val="00EE5414"/>
    <w:rsid w:val="00EE710F"/>
    <w:rsid w:val="00EF5594"/>
    <w:rsid w:val="00EF592C"/>
    <w:rsid w:val="00EF6C81"/>
    <w:rsid w:val="00F008A1"/>
    <w:rsid w:val="00F02C1B"/>
    <w:rsid w:val="00F0342E"/>
    <w:rsid w:val="00F03D79"/>
    <w:rsid w:val="00F114B0"/>
    <w:rsid w:val="00F1360F"/>
    <w:rsid w:val="00F163A1"/>
    <w:rsid w:val="00F166C5"/>
    <w:rsid w:val="00F21170"/>
    <w:rsid w:val="00F24514"/>
    <w:rsid w:val="00F26C1F"/>
    <w:rsid w:val="00F37A94"/>
    <w:rsid w:val="00F439BD"/>
    <w:rsid w:val="00F45345"/>
    <w:rsid w:val="00F46BA3"/>
    <w:rsid w:val="00F50FC7"/>
    <w:rsid w:val="00F54A3E"/>
    <w:rsid w:val="00F54DBA"/>
    <w:rsid w:val="00F54EAA"/>
    <w:rsid w:val="00F6188E"/>
    <w:rsid w:val="00F62F0C"/>
    <w:rsid w:val="00F6627D"/>
    <w:rsid w:val="00F678B5"/>
    <w:rsid w:val="00F70FEE"/>
    <w:rsid w:val="00F719DF"/>
    <w:rsid w:val="00F7643C"/>
    <w:rsid w:val="00F765AA"/>
    <w:rsid w:val="00F76D9D"/>
    <w:rsid w:val="00F76DDE"/>
    <w:rsid w:val="00F77132"/>
    <w:rsid w:val="00F779F4"/>
    <w:rsid w:val="00F77FE0"/>
    <w:rsid w:val="00F80617"/>
    <w:rsid w:val="00F825D5"/>
    <w:rsid w:val="00F8314A"/>
    <w:rsid w:val="00F840A0"/>
    <w:rsid w:val="00F84127"/>
    <w:rsid w:val="00F93D41"/>
    <w:rsid w:val="00F942CA"/>
    <w:rsid w:val="00F96D04"/>
    <w:rsid w:val="00F97334"/>
    <w:rsid w:val="00F97914"/>
    <w:rsid w:val="00F97EF1"/>
    <w:rsid w:val="00FA0799"/>
    <w:rsid w:val="00FA0ECF"/>
    <w:rsid w:val="00FA17D4"/>
    <w:rsid w:val="00FA3429"/>
    <w:rsid w:val="00FA3E1F"/>
    <w:rsid w:val="00FA3E99"/>
    <w:rsid w:val="00FA3FB0"/>
    <w:rsid w:val="00FA6E17"/>
    <w:rsid w:val="00FA7FCF"/>
    <w:rsid w:val="00FB2080"/>
    <w:rsid w:val="00FB5943"/>
    <w:rsid w:val="00FB5F4A"/>
    <w:rsid w:val="00FB6B10"/>
    <w:rsid w:val="00FB6E99"/>
    <w:rsid w:val="00FC1ECB"/>
    <w:rsid w:val="00FC2BBB"/>
    <w:rsid w:val="00FC6724"/>
    <w:rsid w:val="00FD0AF1"/>
    <w:rsid w:val="00FD1B67"/>
    <w:rsid w:val="00FD3F54"/>
    <w:rsid w:val="00FD58E2"/>
    <w:rsid w:val="00FE3E1E"/>
    <w:rsid w:val="00FE49DE"/>
    <w:rsid w:val="00FE6663"/>
    <w:rsid w:val="00FE7366"/>
    <w:rsid w:val="00FF12AD"/>
    <w:rsid w:val="00FF1CA1"/>
    <w:rsid w:val="00FF3DD8"/>
    <w:rsid w:val="00FF66E7"/>
    <w:rsid w:val="00FF7C2A"/>
    <w:rsid w:val="00FF7CA0"/>
    <w:rsid w:val="013AC24F"/>
    <w:rsid w:val="01698639"/>
    <w:rsid w:val="01808387"/>
    <w:rsid w:val="01876D78"/>
    <w:rsid w:val="0189D081"/>
    <w:rsid w:val="019147A9"/>
    <w:rsid w:val="01AFB6B0"/>
    <w:rsid w:val="01BF90C1"/>
    <w:rsid w:val="01F507AE"/>
    <w:rsid w:val="01FC9A2A"/>
    <w:rsid w:val="02129B59"/>
    <w:rsid w:val="0229BFE5"/>
    <w:rsid w:val="025925DF"/>
    <w:rsid w:val="02D1A615"/>
    <w:rsid w:val="02D20ABC"/>
    <w:rsid w:val="02DF17AE"/>
    <w:rsid w:val="02F74D89"/>
    <w:rsid w:val="02FF083E"/>
    <w:rsid w:val="030197F4"/>
    <w:rsid w:val="030DD422"/>
    <w:rsid w:val="0326FC7F"/>
    <w:rsid w:val="03350590"/>
    <w:rsid w:val="036B6271"/>
    <w:rsid w:val="0378CD8F"/>
    <w:rsid w:val="03EF7132"/>
    <w:rsid w:val="03FE448C"/>
    <w:rsid w:val="045410B0"/>
    <w:rsid w:val="048E8B5E"/>
    <w:rsid w:val="04BA271F"/>
    <w:rsid w:val="04C0BE77"/>
    <w:rsid w:val="05364E6D"/>
    <w:rsid w:val="053B20C0"/>
    <w:rsid w:val="057793AC"/>
    <w:rsid w:val="05A2EC84"/>
    <w:rsid w:val="05B571F6"/>
    <w:rsid w:val="05E6F867"/>
    <w:rsid w:val="0643667B"/>
    <w:rsid w:val="064DA4FC"/>
    <w:rsid w:val="064F0714"/>
    <w:rsid w:val="06585560"/>
    <w:rsid w:val="065E9D41"/>
    <w:rsid w:val="06AC5C17"/>
    <w:rsid w:val="06B973A1"/>
    <w:rsid w:val="06D927C3"/>
    <w:rsid w:val="0741F526"/>
    <w:rsid w:val="074740E8"/>
    <w:rsid w:val="074EA809"/>
    <w:rsid w:val="0794CCED"/>
    <w:rsid w:val="07D073F6"/>
    <w:rsid w:val="07E14545"/>
    <w:rsid w:val="07E515F9"/>
    <w:rsid w:val="07F071B3"/>
    <w:rsid w:val="07F85F39"/>
    <w:rsid w:val="07FA6DA2"/>
    <w:rsid w:val="08056B30"/>
    <w:rsid w:val="08189F40"/>
    <w:rsid w:val="081E7C7B"/>
    <w:rsid w:val="08267580"/>
    <w:rsid w:val="0873C934"/>
    <w:rsid w:val="08C753A1"/>
    <w:rsid w:val="08C9E8EC"/>
    <w:rsid w:val="08D3ADED"/>
    <w:rsid w:val="08FD5D03"/>
    <w:rsid w:val="093BEF6B"/>
    <w:rsid w:val="0943774F"/>
    <w:rsid w:val="0969B63B"/>
    <w:rsid w:val="09B2D077"/>
    <w:rsid w:val="09B89D86"/>
    <w:rsid w:val="09DF9C23"/>
    <w:rsid w:val="0A14C399"/>
    <w:rsid w:val="0A36D4A0"/>
    <w:rsid w:val="0A5EB2B6"/>
    <w:rsid w:val="0A6C55CE"/>
    <w:rsid w:val="0AB7D9D4"/>
    <w:rsid w:val="0ACCD351"/>
    <w:rsid w:val="0B061E14"/>
    <w:rsid w:val="0B3CCE89"/>
    <w:rsid w:val="0B472E10"/>
    <w:rsid w:val="0B490AB7"/>
    <w:rsid w:val="0B494F96"/>
    <w:rsid w:val="0BAC98E6"/>
    <w:rsid w:val="0BE8D901"/>
    <w:rsid w:val="0C03089B"/>
    <w:rsid w:val="0C098847"/>
    <w:rsid w:val="0C23C2EE"/>
    <w:rsid w:val="0C4B8AD9"/>
    <w:rsid w:val="0C6A0F10"/>
    <w:rsid w:val="0CBA9585"/>
    <w:rsid w:val="0CC0C0C0"/>
    <w:rsid w:val="0CF85DA4"/>
    <w:rsid w:val="0CFA6023"/>
    <w:rsid w:val="0CFF4226"/>
    <w:rsid w:val="0D069691"/>
    <w:rsid w:val="0D0E74FE"/>
    <w:rsid w:val="0D1EF79A"/>
    <w:rsid w:val="0D217A5A"/>
    <w:rsid w:val="0D6688D7"/>
    <w:rsid w:val="0D89FAA4"/>
    <w:rsid w:val="0DD5E2FA"/>
    <w:rsid w:val="0E16D7D9"/>
    <w:rsid w:val="0E40BEC6"/>
    <w:rsid w:val="0E67A0BD"/>
    <w:rsid w:val="0EAC1CDA"/>
    <w:rsid w:val="0EE7389D"/>
    <w:rsid w:val="0F075166"/>
    <w:rsid w:val="0F081BAF"/>
    <w:rsid w:val="0F31007C"/>
    <w:rsid w:val="0F51C5ED"/>
    <w:rsid w:val="0F6C0FC9"/>
    <w:rsid w:val="0F70519A"/>
    <w:rsid w:val="0F8FF7CB"/>
    <w:rsid w:val="0FB89497"/>
    <w:rsid w:val="1003711E"/>
    <w:rsid w:val="10274792"/>
    <w:rsid w:val="10591B1C"/>
    <w:rsid w:val="1064D760"/>
    <w:rsid w:val="10735726"/>
    <w:rsid w:val="108AFFCA"/>
    <w:rsid w:val="10A84133"/>
    <w:rsid w:val="10AA5B2F"/>
    <w:rsid w:val="10C17428"/>
    <w:rsid w:val="10E71C97"/>
    <w:rsid w:val="110B75D9"/>
    <w:rsid w:val="1115A318"/>
    <w:rsid w:val="1144719A"/>
    <w:rsid w:val="1147FD6F"/>
    <w:rsid w:val="1152E9EA"/>
    <w:rsid w:val="11630012"/>
    <w:rsid w:val="11A14FE8"/>
    <w:rsid w:val="11F4EB7D"/>
    <w:rsid w:val="1200A7C1"/>
    <w:rsid w:val="1200EBA5"/>
    <w:rsid w:val="121C61C8"/>
    <w:rsid w:val="1232A4E7"/>
    <w:rsid w:val="12484074"/>
    <w:rsid w:val="1269C49B"/>
    <w:rsid w:val="128023C3"/>
    <w:rsid w:val="128E1DDD"/>
    <w:rsid w:val="12BE5832"/>
    <w:rsid w:val="12D4EFDE"/>
    <w:rsid w:val="139C7822"/>
    <w:rsid w:val="140594FC"/>
    <w:rsid w:val="1413FC39"/>
    <w:rsid w:val="141E43BE"/>
    <w:rsid w:val="144BB043"/>
    <w:rsid w:val="14623DDD"/>
    <w:rsid w:val="146B3C2C"/>
    <w:rsid w:val="14770F21"/>
    <w:rsid w:val="148B86CB"/>
    <w:rsid w:val="149E880A"/>
    <w:rsid w:val="14AD65FC"/>
    <w:rsid w:val="14C8C305"/>
    <w:rsid w:val="14F2204B"/>
    <w:rsid w:val="14F3EF87"/>
    <w:rsid w:val="15C5BE9F"/>
    <w:rsid w:val="163F3E8B"/>
    <w:rsid w:val="165550CD"/>
    <w:rsid w:val="16BE83D2"/>
    <w:rsid w:val="16D4C26A"/>
    <w:rsid w:val="16F110FA"/>
    <w:rsid w:val="17036DCB"/>
    <w:rsid w:val="17C81523"/>
    <w:rsid w:val="17EA9569"/>
    <w:rsid w:val="18152C0F"/>
    <w:rsid w:val="1816C99D"/>
    <w:rsid w:val="181AE2D8"/>
    <w:rsid w:val="1857CF15"/>
    <w:rsid w:val="18A1E66B"/>
    <w:rsid w:val="18C005FB"/>
    <w:rsid w:val="19284779"/>
    <w:rsid w:val="195EAD8F"/>
    <w:rsid w:val="19604EA2"/>
    <w:rsid w:val="19B27D58"/>
    <w:rsid w:val="19E4B6EC"/>
    <w:rsid w:val="19E4F455"/>
    <w:rsid w:val="1A67BEF6"/>
    <w:rsid w:val="1A6920B7"/>
    <w:rsid w:val="1A8481D4"/>
    <w:rsid w:val="1AAF512E"/>
    <w:rsid w:val="1B37086A"/>
    <w:rsid w:val="1B4D45B0"/>
    <w:rsid w:val="1B575E9C"/>
    <w:rsid w:val="1B671C07"/>
    <w:rsid w:val="1BC7820D"/>
    <w:rsid w:val="1BE7035E"/>
    <w:rsid w:val="1BF3509F"/>
    <w:rsid w:val="1C17AD78"/>
    <w:rsid w:val="1C59C11D"/>
    <w:rsid w:val="1C99B5CC"/>
    <w:rsid w:val="1CC865D0"/>
    <w:rsid w:val="1CC9F021"/>
    <w:rsid w:val="1CCD3E38"/>
    <w:rsid w:val="1CFA7978"/>
    <w:rsid w:val="1D05F2D3"/>
    <w:rsid w:val="1D371E3A"/>
    <w:rsid w:val="1D3FFCD2"/>
    <w:rsid w:val="1D7524BD"/>
    <w:rsid w:val="1DB464C8"/>
    <w:rsid w:val="1DBADE7F"/>
    <w:rsid w:val="1DD246EF"/>
    <w:rsid w:val="1E1AA275"/>
    <w:rsid w:val="1E430C19"/>
    <w:rsid w:val="1E75D701"/>
    <w:rsid w:val="1E7DC487"/>
    <w:rsid w:val="1E8EC1F5"/>
    <w:rsid w:val="1E8FED80"/>
    <w:rsid w:val="1E9C3E26"/>
    <w:rsid w:val="1ED8B634"/>
    <w:rsid w:val="1F20698D"/>
    <w:rsid w:val="1FAFE711"/>
    <w:rsid w:val="1FD3C918"/>
    <w:rsid w:val="1FEDF1C4"/>
    <w:rsid w:val="1FFEEB88"/>
    <w:rsid w:val="203A6C67"/>
    <w:rsid w:val="205DF30D"/>
    <w:rsid w:val="2067732F"/>
    <w:rsid w:val="20724BCC"/>
    <w:rsid w:val="2132F4B7"/>
    <w:rsid w:val="214A1943"/>
    <w:rsid w:val="21810721"/>
    <w:rsid w:val="226B48F7"/>
    <w:rsid w:val="226C43C4"/>
    <w:rsid w:val="22A61CB9"/>
    <w:rsid w:val="22A777FF"/>
    <w:rsid w:val="22B6299B"/>
    <w:rsid w:val="22FF8140"/>
    <w:rsid w:val="2306A47D"/>
    <w:rsid w:val="230F5044"/>
    <w:rsid w:val="2359058F"/>
    <w:rsid w:val="2383C2D2"/>
    <w:rsid w:val="23BA8972"/>
    <w:rsid w:val="23D72343"/>
    <w:rsid w:val="23E92B9E"/>
    <w:rsid w:val="242AFB5F"/>
    <w:rsid w:val="242DDEA9"/>
    <w:rsid w:val="2442EA34"/>
    <w:rsid w:val="2444F89D"/>
    <w:rsid w:val="244BDD76"/>
    <w:rsid w:val="246C2910"/>
    <w:rsid w:val="2478C36A"/>
    <w:rsid w:val="2489D961"/>
    <w:rsid w:val="24DE4F57"/>
    <w:rsid w:val="250AE832"/>
    <w:rsid w:val="250F7BB9"/>
    <w:rsid w:val="256419E8"/>
    <w:rsid w:val="25C67D44"/>
    <w:rsid w:val="25C9AF0A"/>
    <w:rsid w:val="25D40AA6"/>
    <w:rsid w:val="26092861"/>
    <w:rsid w:val="26231A0C"/>
    <w:rsid w:val="263AADD7"/>
    <w:rsid w:val="26971153"/>
    <w:rsid w:val="269ECC08"/>
    <w:rsid w:val="26A39165"/>
    <w:rsid w:val="26B3760E"/>
    <w:rsid w:val="26E52FD6"/>
    <w:rsid w:val="2714B0F5"/>
    <w:rsid w:val="2724265F"/>
    <w:rsid w:val="273E5573"/>
    <w:rsid w:val="27C37CF9"/>
    <w:rsid w:val="27D02544"/>
    <w:rsid w:val="27F9203C"/>
    <w:rsid w:val="28171F09"/>
    <w:rsid w:val="2824A6CD"/>
    <w:rsid w:val="282C76B2"/>
    <w:rsid w:val="286044D8"/>
    <w:rsid w:val="2870B414"/>
    <w:rsid w:val="28D002A7"/>
    <w:rsid w:val="28FD9126"/>
    <w:rsid w:val="2980C6E9"/>
    <w:rsid w:val="29B09285"/>
    <w:rsid w:val="29BD39D5"/>
    <w:rsid w:val="29F3EA4A"/>
    <w:rsid w:val="2A0EEA7F"/>
    <w:rsid w:val="2A5E56D7"/>
    <w:rsid w:val="2A9673A5"/>
    <w:rsid w:val="2A996187"/>
    <w:rsid w:val="2AE2B485"/>
    <w:rsid w:val="2B14BF98"/>
    <w:rsid w:val="2B4B66C7"/>
    <w:rsid w:val="2B5336AC"/>
    <w:rsid w:val="2B655872"/>
    <w:rsid w:val="2C191111"/>
    <w:rsid w:val="2C2DD142"/>
    <w:rsid w:val="2C376F05"/>
    <w:rsid w:val="2C3D1F6E"/>
    <w:rsid w:val="2C89D692"/>
    <w:rsid w:val="2CF02A6A"/>
    <w:rsid w:val="2D96FF4B"/>
    <w:rsid w:val="2DB619A8"/>
    <w:rsid w:val="2DC926D1"/>
    <w:rsid w:val="2DE34B4D"/>
    <w:rsid w:val="2DF0FA4F"/>
    <w:rsid w:val="2DFA489B"/>
    <w:rsid w:val="2E067D53"/>
    <w:rsid w:val="2E0F3427"/>
    <w:rsid w:val="2E311358"/>
    <w:rsid w:val="2E34203E"/>
    <w:rsid w:val="2E3E75C7"/>
    <w:rsid w:val="2E5E8E0A"/>
    <w:rsid w:val="2E6F643A"/>
    <w:rsid w:val="2E735F4E"/>
    <w:rsid w:val="2E87C24E"/>
    <w:rsid w:val="2E9C1245"/>
    <w:rsid w:val="2EA4B2EE"/>
    <w:rsid w:val="2EB7BEC5"/>
    <w:rsid w:val="2EC9F564"/>
    <w:rsid w:val="2F0207F1"/>
    <w:rsid w:val="2F0F524C"/>
    <w:rsid w:val="2F183AF6"/>
    <w:rsid w:val="2F6658F3"/>
    <w:rsid w:val="2F6D5F8A"/>
    <w:rsid w:val="2F844FF3"/>
    <w:rsid w:val="2FF72BAA"/>
    <w:rsid w:val="300C9454"/>
    <w:rsid w:val="302BF8BA"/>
    <w:rsid w:val="3031FD3D"/>
    <w:rsid w:val="30510B03"/>
    <w:rsid w:val="30825310"/>
    <w:rsid w:val="30A29EAA"/>
    <w:rsid w:val="30F7DAB3"/>
    <w:rsid w:val="31109091"/>
    <w:rsid w:val="311D1D80"/>
    <w:rsid w:val="3127935F"/>
    <w:rsid w:val="3129645F"/>
    <w:rsid w:val="313E1E15"/>
    <w:rsid w:val="3168025A"/>
    <w:rsid w:val="31D75B82"/>
    <w:rsid w:val="31E4EDDE"/>
    <w:rsid w:val="321CE91C"/>
    <w:rsid w:val="322D0163"/>
    <w:rsid w:val="3230F1DF"/>
    <w:rsid w:val="3277B9CE"/>
    <w:rsid w:val="328609C0"/>
    <w:rsid w:val="32D9EE76"/>
    <w:rsid w:val="32DB2A5C"/>
    <w:rsid w:val="3305CD97"/>
    <w:rsid w:val="33449ACA"/>
    <w:rsid w:val="335D6918"/>
    <w:rsid w:val="3366E93A"/>
    <w:rsid w:val="337770EE"/>
    <w:rsid w:val="3392488D"/>
    <w:rsid w:val="3399D071"/>
    <w:rsid w:val="33B381CC"/>
    <w:rsid w:val="33E6F154"/>
    <w:rsid w:val="33F64E35"/>
    <w:rsid w:val="34483153"/>
    <w:rsid w:val="34753550"/>
    <w:rsid w:val="34DC521F"/>
    <w:rsid w:val="35094560"/>
    <w:rsid w:val="3513414F"/>
    <w:rsid w:val="351B6B43"/>
    <w:rsid w:val="3522CBE9"/>
    <w:rsid w:val="3537C566"/>
    <w:rsid w:val="355CAA07"/>
    <w:rsid w:val="3570751A"/>
    <w:rsid w:val="3581493B"/>
    <w:rsid w:val="3585B70D"/>
    <w:rsid w:val="35921E96"/>
    <w:rsid w:val="35A82CBB"/>
    <w:rsid w:val="35AB2CAB"/>
    <w:rsid w:val="35D4B388"/>
    <w:rsid w:val="35DB515B"/>
    <w:rsid w:val="35E401B4"/>
    <w:rsid w:val="35F82508"/>
    <w:rsid w:val="36118F38"/>
    <w:rsid w:val="3614F6B3"/>
    <w:rsid w:val="3618982D"/>
    <w:rsid w:val="36611AF1"/>
    <w:rsid w:val="36653F39"/>
    <w:rsid w:val="3676B779"/>
    <w:rsid w:val="36BE9C4A"/>
    <w:rsid w:val="36E8ABEA"/>
    <w:rsid w:val="36F1CC80"/>
    <w:rsid w:val="371AF87F"/>
    <w:rsid w:val="371EDB98"/>
    <w:rsid w:val="372465AA"/>
    <w:rsid w:val="37352ABD"/>
    <w:rsid w:val="3747C65A"/>
    <w:rsid w:val="37624F7D"/>
    <w:rsid w:val="377FD215"/>
    <w:rsid w:val="37D60A56"/>
    <w:rsid w:val="37F3385F"/>
    <w:rsid w:val="37FCB97C"/>
    <w:rsid w:val="380CC563"/>
    <w:rsid w:val="38282367"/>
    <w:rsid w:val="38E10705"/>
    <w:rsid w:val="39182B2E"/>
    <w:rsid w:val="3942EF8F"/>
    <w:rsid w:val="39601300"/>
    <w:rsid w:val="39734615"/>
    <w:rsid w:val="397C9461"/>
    <w:rsid w:val="397E8C9F"/>
    <w:rsid w:val="39C3F3C8"/>
    <w:rsid w:val="39D69AF8"/>
    <w:rsid w:val="39DF6EF8"/>
    <w:rsid w:val="3A1C7861"/>
    <w:rsid w:val="3A1CB544"/>
    <w:rsid w:val="3A56CA50"/>
    <w:rsid w:val="3A630CF9"/>
    <w:rsid w:val="3ACDDE2D"/>
    <w:rsid w:val="3AF1F305"/>
    <w:rsid w:val="3AF8E371"/>
    <w:rsid w:val="3AFC2437"/>
    <w:rsid w:val="3B0FADEE"/>
    <w:rsid w:val="3B1A35C2"/>
    <w:rsid w:val="3B1EF087"/>
    <w:rsid w:val="3B41018E"/>
    <w:rsid w:val="3B431190"/>
    <w:rsid w:val="3B48C768"/>
    <w:rsid w:val="3B695A76"/>
    <w:rsid w:val="3B69DBC3"/>
    <w:rsid w:val="3B6E3C79"/>
    <w:rsid w:val="3BA68085"/>
    <w:rsid w:val="3BE75427"/>
    <w:rsid w:val="3C090087"/>
    <w:rsid w:val="3C23EE51"/>
    <w:rsid w:val="3C537B89"/>
    <w:rsid w:val="3C552FE3"/>
    <w:rsid w:val="3C5CFCA6"/>
    <w:rsid w:val="3C5D1D69"/>
    <w:rsid w:val="3C66ED02"/>
    <w:rsid w:val="3CA5BCD3"/>
    <w:rsid w:val="3CCE599F"/>
    <w:rsid w:val="3CFE2440"/>
    <w:rsid w:val="3D0F1FB2"/>
    <w:rsid w:val="3D14B571"/>
    <w:rsid w:val="3D1C90E9"/>
    <w:rsid w:val="3D25F048"/>
    <w:rsid w:val="3D42D74B"/>
    <w:rsid w:val="3D776EBF"/>
    <w:rsid w:val="3DA25016"/>
    <w:rsid w:val="3DC26341"/>
    <w:rsid w:val="3DFFBD73"/>
    <w:rsid w:val="3E37D4AF"/>
    <w:rsid w:val="3E5B24D0"/>
    <w:rsid w:val="3E716216"/>
    <w:rsid w:val="3E744C32"/>
    <w:rsid w:val="3E7D68A8"/>
    <w:rsid w:val="3E878042"/>
    <w:rsid w:val="3EB085D2"/>
    <w:rsid w:val="3EBB46F2"/>
    <w:rsid w:val="3ED3A506"/>
    <w:rsid w:val="3EE4C337"/>
    <w:rsid w:val="3EECB0BD"/>
    <w:rsid w:val="3F0396E5"/>
    <w:rsid w:val="3F190F60"/>
    <w:rsid w:val="3F610299"/>
    <w:rsid w:val="3F7B95CE"/>
    <w:rsid w:val="3F862FB0"/>
    <w:rsid w:val="3F8AFF49"/>
    <w:rsid w:val="3F95E188"/>
    <w:rsid w:val="3FCE4DCD"/>
    <w:rsid w:val="4034A1A5"/>
    <w:rsid w:val="403D1B10"/>
    <w:rsid w:val="4051EC54"/>
    <w:rsid w:val="40693D36"/>
    <w:rsid w:val="4071A05D"/>
    <w:rsid w:val="40D9AF23"/>
    <w:rsid w:val="414ADA46"/>
    <w:rsid w:val="416CEB4D"/>
    <w:rsid w:val="416EE38B"/>
    <w:rsid w:val="41A60ED2"/>
    <w:rsid w:val="421723CA"/>
    <w:rsid w:val="42296FBA"/>
    <w:rsid w:val="42510605"/>
    <w:rsid w:val="425BB517"/>
    <w:rsid w:val="4290C0E2"/>
    <w:rsid w:val="42BC4773"/>
    <w:rsid w:val="42E5711F"/>
    <w:rsid w:val="42EFFC3E"/>
    <w:rsid w:val="4307F165"/>
    <w:rsid w:val="431E59FF"/>
    <w:rsid w:val="43362818"/>
    <w:rsid w:val="4383F6F5"/>
    <w:rsid w:val="43885F61"/>
    <w:rsid w:val="4395BEAC"/>
    <w:rsid w:val="44020D4C"/>
    <w:rsid w:val="4422F0F6"/>
    <w:rsid w:val="4433C593"/>
    <w:rsid w:val="445817D4"/>
    <w:rsid w:val="44714031"/>
    <w:rsid w:val="44801290"/>
    <w:rsid w:val="44A4593E"/>
    <w:rsid w:val="44B8569C"/>
    <w:rsid w:val="44C53B55"/>
    <w:rsid w:val="44E2C468"/>
    <w:rsid w:val="451FC756"/>
    <w:rsid w:val="45217793"/>
    <w:rsid w:val="45296519"/>
    <w:rsid w:val="452ECAB2"/>
    <w:rsid w:val="4535B95B"/>
    <w:rsid w:val="4549998D"/>
    <w:rsid w:val="456396CB"/>
    <w:rsid w:val="45873B69"/>
    <w:rsid w:val="458F00B6"/>
    <w:rsid w:val="4599E19E"/>
    <w:rsid w:val="45C24C94"/>
    <w:rsid w:val="45F2C4D8"/>
    <w:rsid w:val="4632DF44"/>
    <w:rsid w:val="4660FDF4"/>
    <w:rsid w:val="468AD772"/>
    <w:rsid w:val="46992884"/>
    <w:rsid w:val="469F8DF7"/>
    <w:rsid w:val="46D189BC"/>
    <w:rsid w:val="46EDD15D"/>
    <w:rsid w:val="47513741"/>
    <w:rsid w:val="475EE643"/>
    <w:rsid w:val="4779E942"/>
    <w:rsid w:val="477F31DD"/>
    <w:rsid w:val="478AB5D0"/>
    <w:rsid w:val="478E4C3D"/>
    <w:rsid w:val="478FB896"/>
    <w:rsid w:val="479D516D"/>
    <w:rsid w:val="47F9E7BA"/>
    <w:rsid w:val="4850B0F8"/>
    <w:rsid w:val="4858426E"/>
    <w:rsid w:val="486B074A"/>
    <w:rsid w:val="486D3CF1"/>
    <w:rsid w:val="48C8B3FE"/>
    <w:rsid w:val="48E091D1"/>
    <w:rsid w:val="491403E1"/>
    <w:rsid w:val="492B88F7"/>
    <w:rsid w:val="4955C83E"/>
    <w:rsid w:val="496BFC0F"/>
    <w:rsid w:val="498C69CF"/>
    <w:rsid w:val="49CF8FBE"/>
    <w:rsid w:val="49D15626"/>
    <w:rsid w:val="49D3BE9E"/>
    <w:rsid w:val="49F33879"/>
    <w:rsid w:val="4A0DA0D9"/>
    <w:rsid w:val="4A175E64"/>
    <w:rsid w:val="4A4B69F3"/>
    <w:rsid w:val="4A8D9E5B"/>
    <w:rsid w:val="4AAFE9A1"/>
    <w:rsid w:val="4AB6D29F"/>
    <w:rsid w:val="4AC75958"/>
    <w:rsid w:val="4AF0D9C7"/>
    <w:rsid w:val="4B176400"/>
    <w:rsid w:val="4B5BEBB0"/>
    <w:rsid w:val="4B7B3A30"/>
    <w:rsid w:val="4B8F08DA"/>
    <w:rsid w:val="4B90B917"/>
    <w:rsid w:val="4BB94B4B"/>
    <w:rsid w:val="4BC266C6"/>
    <w:rsid w:val="4BC65742"/>
    <w:rsid w:val="4BE6A2DC"/>
    <w:rsid w:val="4BEF3177"/>
    <w:rsid w:val="4C0A84E3"/>
    <w:rsid w:val="4C224B7F"/>
    <w:rsid w:val="4C4BBD13"/>
    <w:rsid w:val="4C5E4EB7"/>
    <w:rsid w:val="4C68A334"/>
    <w:rsid w:val="4C694544"/>
    <w:rsid w:val="4CC46F38"/>
    <w:rsid w:val="4CC6D65E"/>
    <w:rsid w:val="4CCB2DCE"/>
    <w:rsid w:val="4CD86C96"/>
    <w:rsid w:val="4D1E9275"/>
    <w:rsid w:val="4D212CC3"/>
    <w:rsid w:val="4D2E97E1"/>
    <w:rsid w:val="4D58A863"/>
    <w:rsid w:val="4D6C7DA1"/>
    <w:rsid w:val="4D928AB7"/>
    <w:rsid w:val="4DCD2A56"/>
    <w:rsid w:val="4DDB9708"/>
    <w:rsid w:val="4DFEFA1A"/>
    <w:rsid w:val="4E0EB785"/>
    <w:rsid w:val="4E841708"/>
    <w:rsid w:val="4E8DFADB"/>
    <w:rsid w:val="4E8FE78B"/>
    <w:rsid w:val="4EB8425F"/>
    <w:rsid w:val="4ECE9722"/>
    <w:rsid w:val="4EE6F0A4"/>
    <w:rsid w:val="4F3DE9CF"/>
    <w:rsid w:val="4F8CC682"/>
    <w:rsid w:val="4FAA87E6"/>
    <w:rsid w:val="4FE34D3F"/>
    <w:rsid w:val="502B388B"/>
    <w:rsid w:val="508A2125"/>
    <w:rsid w:val="512896E3"/>
    <w:rsid w:val="5135F8CC"/>
    <w:rsid w:val="51692804"/>
    <w:rsid w:val="51C07D27"/>
    <w:rsid w:val="51E3BD1E"/>
    <w:rsid w:val="52101215"/>
    <w:rsid w:val="52123DAA"/>
    <w:rsid w:val="5247D0B7"/>
    <w:rsid w:val="525DD0EB"/>
    <w:rsid w:val="528613A8"/>
    <w:rsid w:val="52C8E9C9"/>
    <w:rsid w:val="52E228A8"/>
    <w:rsid w:val="5303D508"/>
    <w:rsid w:val="53B3431C"/>
    <w:rsid w:val="54051B2D"/>
    <w:rsid w:val="54211ABB"/>
    <w:rsid w:val="542473BF"/>
    <w:rsid w:val="547F7675"/>
    <w:rsid w:val="5487FA78"/>
    <w:rsid w:val="54A6382F"/>
    <w:rsid w:val="54D9CB88"/>
    <w:rsid w:val="550A21B7"/>
    <w:rsid w:val="55266086"/>
    <w:rsid w:val="554F137D"/>
    <w:rsid w:val="55833AB7"/>
    <w:rsid w:val="55C66B3E"/>
    <w:rsid w:val="55FA8BFD"/>
    <w:rsid w:val="56014A93"/>
    <w:rsid w:val="5608E8A2"/>
    <w:rsid w:val="5615B730"/>
    <w:rsid w:val="561D01AB"/>
    <w:rsid w:val="561DD68C"/>
    <w:rsid w:val="563156BA"/>
    <w:rsid w:val="56434C2A"/>
    <w:rsid w:val="5651B9E2"/>
    <w:rsid w:val="56695940"/>
    <w:rsid w:val="569BDBD0"/>
    <w:rsid w:val="56CEB516"/>
    <w:rsid w:val="56E200B4"/>
    <w:rsid w:val="570AA913"/>
    <w:rsid w:val="572EE529"/>
    <w:rsid w:val="57308358"/>
    <w:rsid w:val="57621461"/>
    <w:rsid w:val="578C7795"/>
    <w:rsid w:val="57A49840"/>
    <w:rsid w:val="57A4B903"/>
    <w:rsid w:val="57AA327E"/>
    <w:rsid w:val="57D6B94B"/>
    <w:rsid w:val="5805F3EA"/>
    <w:rsid w:val="584532A3"/>
    <w:rsid w:val="584A2090"/>
    <w:rsid w:val="585C510B"/>
    <w:rsid w:val="58637AC3"/>
    <w:rsid w:val="586D2DB6"/>
    <w:rsid w:val="587F5399"/>
    <w:rsid w:val="58ACC7D0"/>
    <w:rsid w:val="58B74FA4"/>
    <w:rsid w:val="58E481C1"/>
    <w:rsid w:val="59127998"/>
    <w:rsid w:val="59173EF5"/>
    <w:rsid w:val="595AD51E"/>
    <w:rsid w:val="59FCAF84"/>
    <w:rsid w:val="5A2434DD"/>
    <w:rsid w:val="5A264346"/>
    <w:rsid w:val="5A57FFAA"/>
    <w:rsid w:val="5A77020C"/>
    <w:rsid w:val="5AA726BC"/>
    <w:rsid w:val="5AEBEADA"/>
    <w:rsid w:val="5AED949C"/>
    <w:rsid w:val="5B177BAC"/>
    <w:rsid w:val="5B50FA92"/>
    <w:rsid w:val="5B594BC4"/>
    <w:rsid w:val="5B9C7BF4"/>
    <w:rsid w:val="5BB6F45B"/>
    <w:rsid w:val="5BC213A7"/>
    <w:rsid w:val="5C761BBD"/>
    <w:rsid w:val="5CCA2274"/>
    <w:rsid w:val="5CF64B15"/>
    <w:rsid w:val="5D26AD2E"/>
    <w:rsid w:val="5D4CA931"/>
    <w:rsid w:val="5D6384C1"/>
    <w:rsid w:val="5D806AC9"/>
    <w:rsid w:val="5D9DF3DC"/>
    <w:rsid w:val="5DD70CC9"/>
    <w:rsid w:val="5DE419BB"/>
    <w:rsid w:val="5DF2CF74"/>
    <w:rsid w:val="5DF95FEC"/>
    <w:rsid w:val="5E0999F1"/>
    <w:rsid w:val="5E1FCCF6"/>
    <w:rsid w:val="5E729A25"/>
    <w:rsid w:val="5E860B9E"/>
    <w:rsid w:val="5EB298E6"/>
    <w:rsid w:val="5EBB9669"/>
    <w:rsid w:val="5ED4DD44"/>
    <w:rsid w:val="5EE66B29"/>
    <w:rsid w:val="5EFE8BD4"/>
    <w:rsid w:val="5F08A36E"/>
    <w:rsid w:val="5F6CB60C"/>
    <w:rsid w:val="5FBD63BF"/>
    <w:rsid w:val="5FF96671"/>
    <w:rsid w:val="5FF9CB18"/>
    <w:rsid w:val="60119D47"/>
    <w:rsid w:val="604A6326"/>
    <w:rsid w:val="606F3E68"/>
    <w:rsid w:val="60A8D485"/>
    <w:rsid w:val="60C22EB8"/>
    <w:rsid w:val="60CFF802"/>
    <w:rsid w:val="60E755DA"/>
    <w:rsid w:val="6148C297"/>
    <w:rsid w:val="6154D36A"/>
    <w:rsid w:val="61979F4A"/>
    <w:rsid w:val="619CFC1F"/>
    <w:rsid w:val="61F725BE"/>
    <w:rsid w:val="620D0D82"/>
    <w:rsid w:val="6288F9C5"/>
    <w:rsid w:val="62ADD7EB"/>
    <w:rsid w:val="6309E158"/>
    <w:rsid w:val="630FBF7A"/>
    <w:rsid w:val="634A9ECF"/>
    <w:rsid w:val="6371108C"/>
    <w:rsid w:val="63747523"/>
    <w:rsid w:val="637C2445"/>
    <w:rsid w:val="6392F61F"/>
    <w:rsid w:val="63A0B3EF"/>
    <w:rsid w:val="63B09CE4"/>
    <w:rsid w:val="63C977F9"/>
    <w:rsid w:val="6480C800"/>
    <w:rsid w:val="649235A8"/>
    <w:rsid w:val="65119BB2"/>
    <w:rsid w:val="6520516B"/>
    <w:rsid w:val="654D265D"/>
    <w:rsid w:val="659AB251"/>
    <w:rsid w:val="659F52CE"/>
    <w:rsid w:val="65A4553D"/>
    <w:rsid w:val="65E86014"/>
    <w:rsid w:val="66202FC9"/>
    <w:rsid w:val="6654164A"/>
    <w:rsid w:val="66DA631A"/>
    <w:rsid w:val="66E80AD5"/>
    <w:rsid w:val="67DC2F1E"/>
    <w:rsid w:val="67E8F314"/>
    <w:rsid w:val="67F3A226"/>
    <w:rsid w:val="68077846"/>
    <w:rsid w:val="681FA389"/>
    <w:rsid w:val="68474ECE"/>
    <w:rsid w:val="688D4D6F"/>
    <w:rsid w:val="68952F62"/>
    <w:rsid w:val="689E8846"/>
    <w:rsid w:val="68B4E289"/>
    <w:rsid w:val="68B67620"/>
    <w:rsid w:val="68BF8088"/>
    <w:rsid w:val="69478411"/>
    <w:rsid w:val="6957D08B"/>
    <w:rsid w:val="696208E8"/>
    <w:rsid w:val="696637C8"/>
    <w:rsid w:val="69743C47"/>
    <w:rsid w:val="69D1D9C0"/>
    <w:rsid w:val="69D58A75"/>
    <w:rsid w:val="69DBFBF2"/>
    <w:rsid w:val="69F769A6"/>
    <w:rsid w:val="6A026317"/>
    <w:rsid w:val="6A14A5A0"/>
    <w:rsid w:val="6A4B937E"/>
    <w:rsid w:val="6A71632B"/>
    <w:rsid w:val="6A91E09B"/>
    <w:rsid w:val="6A9935AE"/>
    <w:rsid w:val="6AD41503"/>
    <w:rsid w:val="6ADBCFB8"/>
    <w:rsid w:val="6ADD9525"/>
    <w:rsid w:val="6AF27D8F"/>
    <w:rsid w:val="6B13CFE0"/>
    <w:rsid w:val="6B4FAA59"/>
    <w:rsid w:val="6BC5ACE7"/>
    <w:rsid w:val="6BCD1825"/>
    <w:rsid w:val="6C40BCD3"/>
    <w:rsid w:val="6C96BBC8"/>
    <w:rsid w:val="6C99A9AA"/>
    <w:rsid w:val="6C9AB7D7"/>
    <w:rsid w:val="6CA7B2BB"/>
    <w:rsid w:val="6CABDD09"/>
    <w:rsid w:val="6CADB261"/>
    <w:rsid w:val="6CC2BD2B"/>
    <w:rsid w:val="6CCE3686"/>
    <w:rsid w:val="6CD862F9"/>
    <w:rsid w:val="6CF9D342"/>
    <w:rsid w:val="6D10381D"/>
    <w:rsid w:val="6D1229E0"/>
    <w:rsid w:val="6D549794"/>
    <w:rsid w:val="6D7A235D"/>
    <w:rsid w:val="6D824D51"/>
    <w:rsid w:val="6D83251D"/>
    <w:rsid w:val="6D9DBD63"/>
    <w:rsid w:val="6DB3BD97"/>
    <w:rsid w:val="6DB64D4D"/>
    <w:rsid w:val="6DEC01A3"/>
    <w:rsid w:val="6E2B41AE"/>
    <w:rsid w:val="6E4E1CFE"/>
    <w:rsid w:val="6E5D916D"/>
    <w:rsid w:val="6E615013"/>
    <w:rsid w:val="6E86F882"/>
    <w:rsid w:val="6EE2F65C"/>
    <w:rsid w:val="6F05DC44"/>
    <w:rsid w:val="6F06FF4A"/>
    <w:rsid w:val="6F3683C2"/>
    <w:rsid w:val="6FD14A6C"/>
    <w:rsid w:val="6FE37DCB"/>
    <w:rsid w:val="6FE3CFE3"/>
    <w:rsid w:val="6FEA72C9"/>
    <w:rsid w:val="6FEAE97E"/>
    <w:rsid w:val="7001812A"/>
    <w:rsid w:val="703C2316"/>
    <w:rsid w:val="705C4677"/>
    <w:rsid w:val="70B40BD4"/>
    <w:rsid w:val="70EBC300"/>
    <w:rsid w:val="7155336E"/>
    <w:rsid w:val="71F4B241"/>
    <w:rsid w:val="7203F4DA"/>
    <w:rsid w:val="723D7D06"/>
    <w:rsid w:val="72838EB1"/>
    <w:rsid w:val="72FD8F74"/>
    <w:rsid w:val="72FEB2D1"/>
    <w:rsid w:val="731E54E5"/>
    <w:rsid w:val="7329DF53"/>
    <w:rsid w:val="73387FDC"/>
    <w:rsid w:val="7375576F"/>
    <w:rsid w:val="7394620B"/>
    <w:rsid w:val="73AA0FA6"/>
    <w:rsid w:val="73D82A0A"/>
    <w:rsid w:val="743CF0C6"/>
    <w:rsid w:val="748739F2"/>
    <w:rsid w:val="74A2AD26"/>
    <w:rsid w:val="74A4BB8F"/>
    <w:rsid w:val="74A8EA6F"/>
    <w:rsid w:val="74AA9AAC"/>
    <w:rsid w:val="74B96273"/>
    <w:rsid w:val="74CC09A3"/>
    <w:rsid w:val="7584DB33"/>
    <w:rsid w:val="75B1EAC3"/>
    <w:rsid w:val="75B47A79"/>
    <w:rsid w:val="75E30180"/>
    <w:rsid w:val="75E89B38"/>
    <w:rsid w:val="75F725D9"/>
    <w:rsid w:val="7600C67B"/>
    <w:rsid w:val="761BBFD8"/>
    <w:rsid w:val="762D42B0"/>
    <w:rsid w:val="76365393"/>
    <w:rsid w:val="763CC8E9"/>
    <w:rsid w:val="7644BAD0"/>
    <w:rsid w:val="764729C3"/>
    <w:rsid w:val="764E9501"/>
    <w:rsid w:val="765AACD5"/>
    <w:rsid w:val="767DA767"/>
    <w:rsid w:val="76AB31C9"/>
    <w:rsid w:val="76B5E161"/>
    <w:rsid w:val="76C8BADC"/>
    <w:rsid w:val="76FFB352"/>
    <w:rsid w:val="7728775C"/>
    <w:rsid w:val="7739805D"/>
    <w:rsid w:val="774AF89D"/>
    <w:rsid w:val="776092D8"/>
    <w:rsid w:val="77A38843"/>
    <w:rsid w:val="77CD85D5"/>
    <w:rsid w:val="77DA4DE8"/>
    <w:rsid w:val="77E22FDB"/>
    <w:rsid w:val="77F67D36"/>
    <w:rsid w:val="78091080"/>
    <w:rsid w:val="78859234"/>
    <w:rsid w:val="7897E1B3"/>
    <w:rsid w:val="789B83B3"/>
    <w:rsid w:val="78BDF961"/>
    <w:rsid w:val="7923DCA8"/>
    <w:rsid w:val="794F648B"/>
    <w:rsid w:val="796CD0F8"/>
    <w:rsid w:val="79B3E763"/>
    <w:rsid w:val="79DC46C6"/>
    <w:rsid w:val="79DE4A97"/>
    <w:rsid w:val="79E171C5"/>
    <w:rsid w:val="79F33623"/>
    <w:rsid w:val="79FA71E9"/>
    <w:rsid w:val="79FDFDBE"/>
    <w:rsid w:val="7A1430C3"/>
    <w:rsid w:val="7A438C25"/>
    <w:rsid w:val="7B10CB4D"/>
    <w:rsid w:val="7B18C9E6"/>
    <w:rsid w:val="7B29F3AA"/>
    <w:rsid w:val="7B2E1DF8"/>
    <w:rsid w:val="7B657B8A"/>
    <w:rsid w:val="7BD576C2"/>
    <w:rsid w:val="7BE0FAB5"/>
    <w:rsid w:val="7C01AAF6"/>
    <w:rsid w:val="7C42D8A7"/>
    <w:rsid w:val="7C9F0952"/>
    <w:rsid w:val="7CB3FC54"/>
    <w:rsid w:val="7CD9AB3E"/>
    <w:rsid w:val="7CE9113B"/>
    <w:rsid w:val="7D431AB1"/>
    <w:rsid w:val="7D85595A"/>
    <w:rsid w:val="7D9DBF7E"/>
    <w:rsid w:val="7DB0545D"/>
    <w:rsid w:val="7DCAABAA"/>
    <w:rsid w:val="7DE801EC"/>
    <w:rsid w:val="7E05B23D"/>
    <w:rsid w:val="7E1B19A7"/>
    <w:rsid w:val="7EB68117"/>
    <w:rsid w:val="7EC9E6FD"/>
    <w:rsid w:val="7EE02595"/>
    <w:rsid w:val="7EFAADBD"/>
    <w:rsid w:val="7F1A7130"/>
    <w:rsid w:val="7F5BC8C3"/>
    <w:rsid w:val="7FE36C95"/>
    <w:rsid w:val="7FEB9D16"/>
    <w:rsid w:val="7FEF5BBC"/>
    <w:rsid w:val="7FF5774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DFADB"/>
  <w15:chartTrackingRefBased/>
  <w15:docId w15:val="{9782C9E9-75D6-426E-A3FF-419E1EDF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010157"/>
    <w:pPr>
      <w:spacing w:before="100" w:beforeAutospacing="1" w:after="100" w:afterAutospacing="1" w:line="240" w:lineRule="auto"/>
      <w:outlineLvl w:val="2"/>
    </w:pPr>
    <w:rPr>
      <w:rFonts w:ascii="Times New Roman" w:eastAsia="Times New Roman" w:hAnsi="Times New Roman" w:cs="Times New Roman"/>
      <w:b/>
      <w:bCs/>
      <w:sz w:val="27"/>
      <w:szCs w:val="27"/>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pPr>
      <w:ind w:left="720"/>
      <w:contextualSpacing/>
    </w:pPr>
  </w:style>
  <w:style w:type="character" w:customStyle="1" w:styleId="hgkelc">
    <w:name w:val="hgkelc"/>
    <w:basedOn w:val="Absatz-Standardschriftart"/>
    <w:rsid w:val="006F25F1"/>
  </w:style>
  <w:style w:type="character" w:customStyle="1" w:styleId="berschrift3Zchn">
    <w:name w:val="Überschrift 3 Zchn"/>
    <w:basedOn w:val="Absatz-Standardschriftart"/>
    <w:link w:val="berschrift3"/>
    <w:uiPriority w:val="9"/>
    <w:rsid w:val="00010157"/>
    <w:rPr>
      <w:rFonts w:ascii="Times New Roman" w:eastAsia="Times New Roman" w:hAnsi="Times New Roman" w:cs="Times New Roman"/>
      <w:b/>
      <w:bCs/>
      <w:sz w:val="27"/>
      <w:szCs w:val="27"/>
      <w:lang w:val="de-AT" w:eastAsia="de-AT"/>
    </w:rPr>
  </w:style>
  <w:style w:type="character" w:styleId="Hyperlink">
    <w:name w:val="Hyperlink"/>
    <w:basedOn w:val="Absatz-Standardschriftart"/>
    <w:uiPriority w:val="99"/>
    <w:unhideWhenUsed/>
    <w:rsid w:val="00010157"/>
    <w:rPr>
      <w:color w:val="0000FF"/>
      <w:u w:val="single"/>
    </w:rPr>
  </w:style>
  <w:style w:type="character" w:styleId="NichtaufgelsteErwhnung">
    <w:name w:val="Unresolved Mention"/>
    <w:basedOn w:val="Absatz-Standardschriftart"/>
    <w:uiPriority w:val="99"/>
    <w:semiHidden/>
    <w:unhideWhenUsed/>
    <w:rsid w:val="009D69C9"/>
    <w:rPr>
      <w:color w:val="605E5C"/>
      <w:shd w:val="clear" w:color="auto" w:fill="E1DFDD"/>
    </w:rPr>
  </w:style>
  <w:style w:type="paragraph" w:styleId="Kommentartext">
    <w:name w:val="annotation text"/>
    <w:basedOn w:val="Standard"/>
    <w:link w:val="KommentartextZchn"/>
    <w:uiPriority w:val="99"/>
    <w:semiHidden/>
    <w:unhideWhenUsed/>
    <w:rsid w:val="007D0CF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0CFE"/>
    <w:rPr>
      <w:sz w:val="20"/>
      <w:szCs w:val="20"/>
    </w:rPr>
  </w:style>
  <w:style w:type="character" w:styleId="Kommentarzeichen">
    <w:name w:val="annotation reference"/>
    <w:basedOn w:val="Absatz-Standardschriftart"/>
    <w:uiPriority w:val="99"/>
    <w:semiHidden/>
    <w:unhideWhenUsed/>
    <w:rsid w:val="007D0CFE"/>
    <w:rPr>
      <w:sz w:val="16"/>
      <w:szCs w:val="16"/>
    </w:rPr>
  </w:style>
  <w:style w:type="character" w:styleId="BesuchterLink">
    <w:name w:val="FollowedHyperlink"/>
    <w:basedOn w:val="Absatz-Standardschriftart"/>
    <w:uiPriority w:val="99"/>
    <w:semiHidden/>
    <w:unhideWhenUsed/>
    <w:rsid w:val="00D21C8C"/>
    <w:rPr>
      <w:color w:val="954F72" w:themeColor="followedHyperlink"/>
      <w:u w:val="single"/>
    </w:rPr>
  </w:style>
  <w:style w:type="paragraph" w:styleId="Kommentarthema">
    <w:name w:val="annotation subject"/>
    <w:basedOn w:val="Kommentartext"/>
    <w:next w:val="Kommentartext"/>
    <w:link w:val="KommentarthemaZchn"/>
    <w:uiPriority w:val="99"/>
    <w:semiHidden/>
    <w:unhideWhenUsed/>
    <w:rsid w:val="00DD796D"/>
    <w:rPr>
      <w:b/>
      <w:bCs/>
    </w:rPr>
  </w:style>
  <w:style w:type="character" w:customStyle="1" w:styleId="KommentarthemaZchn">
    <w:name w:val="Kommentarthema Zchn"/>
    <w:basedOn w:val="KommentartextZchn"/>
    <w:link w:val="Kommentarthema"/>
    <w:uiPriority w:val="99"/>
    <w:semiHidden/>
    <w:rsid w:val="00DD79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32350">
      <w:bodyDiv w:val="1"/>
      <w:marLeft w:val="0"/>
      <w:marRight w:val="0"/>
      <w:marTop w:val="0"/>
      <w:marBottom w:val="0"/>
      <w:divBdr>
        <w:top w:val="none" w:sz="0" w:space="0" w:color="auto"/>
        <w:left w:val="none" w:sz="0" w:space="0" w:color="auto"/>
        <w:bottom w:val="none" w:sz="0" w:space="0" w:color="auto"/>
        <w:right w:val="none" w:sz="0" w:space="0" w:color="auto"/>
      </w:divBdr>
    </w:div>
    <w:div w:id="107090763">
      <w:bodyDiv w:val="1"/>
      <w:marLeft w:val="0"/>
      <w:marRight w:val="0"/>
      <w:marTop w:val="0"/>
      <w:marBottom w:val="0"/>
      <w:divBdr>
        <w:top w:val="none" w:sz="0" w:space="0" w:color="auto"/>
        <w:left w:val="none" w:sz="0" w:space="0" w:color="auto"/>
        <w:bottom w:val="none" w:sz="0" w:space="0" w:color="auto"/>
        <w:right w:val="none" w:sz="0" w:space="0" w:color="auto"/>
      </w:divBdr>
    </w:div>
    <w:div w:id="209728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iscrete.openmathbooks.org/dmoi2/sec_paths.html" TargetMode="External"/><Relationship Id="rId40" Type="http://schemas.openxmlformats.org/officeDocument/2006/relationships/image" Target="media/image31.png"/><Relationship Id="rId45" Type="http://schemas.openxmlformats.org/officeDocument/2006/relationships/hyperlink" Target="https://www.101computing.net/a-star-search-algorithm/" TargetMode="External"/><Relationship Id="rId53" Type="http://schemas.openxmlformats.org/officeDocument/2006/relationships/image" Target="media/image42.png"/><Relationship Id="rId58" Type="http://schemas.openxmlformats.org/officeDocument/2006/relationships/image" Target="media/image47.jpe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101computing.net/dijkstras-shortest-path-algorithm/" TargetMode="External"/><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jpe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a2c3c71-cae9-4f14-a41b-4dd355842347" xsi:nil="true"/>
    <lcf76f155ced4ddcb4097134ff3c332f xmlns="222324a9-5da9-4e15-a392-e98303c697b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9CBE59A1AB43374FA720A3AC7F22FDF8" ma:contentTypeVersion="14" ma:contentTypeDescription="Ein neues Dokument erstellen." ma:contentTypeScope="" ma:versionID="14739f5b1f5a02e7ad8609fe2a15be66">
  <xsd:schema xmlns:xsd="http://www.w3.org/2001/XMLSchema" xmlns:xs="http://www.w3.org/2001/XMLSchema" xmlns:p="http://schemas.microsoft.com/office/2006/metadata/properties" xmlns:ns2="222324a9-5da9-4e15-a392-e98303c697b8" xmlns:ns3="6a2c3c71-cae9-4f14-a41b-4dd355842347" targetNamespace="http://schemas.microsoft.com/office/2006/metadata/properties" ma:root="true" ma:fieldsID="fbc63bfaebef65664a285377d6795ccf" ns2:_="" ns3:_="">
    <xsd:import namespace="222324a9-5da9-4e15-a392-e98303c697b8"/>
    <xsd:import namespace="6a2c3c71-cae9-4f14-a41b-4dd35584234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lcf76f155ced4ddcb4097134ff3c332f" minOccurs="0"/>
                <xsd:element ref="ns3:TaxCatchAll"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2324a9-5da9-4e15-a392-e98303c697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a2e14edc-2e9f-4b21-b65e-57679073259b"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a2c3c71-cae9-4f14-a41b-4dd35584234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6ae32d4-497a-48d3-aeca-f8557efccd39}" ma:internalName="TaxCatchAll" ma:showField="CatchAllData" ma:web="6a2c3c71-cae9-4f14-a41b-4dd355842347">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B54D9C-EFB2-4BC2-AD8E-4EA9F64E8CB6}">
  <ds:schemaRefs>
    <ds:schemaRef ds:uri="http://schemas.openxmlformats.org/officeDocument/2006/bibliography"/>
  </ds:schemaRefs>
</ds:datastoreItem>
</file>

<file path=customXml/itemProps2.xml><?xml version="1.0" encoding="utf-8"?>
<ds:datastoreItem xmlns:ds="http://schemas.openxmlformats.org/officeDocument/2006/customXml" ds:itemID="{3FB30CDB-675C-4173-8E93-B4089723822E}">
  <ds:schemaRefs>
    <ds:schemaRef ds:uri="http://schemas.microsoft.com/sharepoint/v3/contenttype/forms"/>
  </ds:schemaRefs>
</ds:datastoreItem>
</file>

<file path=customXml/itemProps3.xml><?xml version="1.0" encoding="utf-8"?>
<ds:datastoreItem xmlns:ds="http://schemas.openxmlformats.org/officeDocument/2006/customXml" ds:itemID="{AA775280-D3B2-4D1F-8E8A-494ACBD0A260}">
  <ds:schemaRefs>
    <ds:schemaRef ds:uri="http://schemas.microsoft.com/office/2006/metadata/properties"/>
    <ds:schemaRef ds:uri="http://schemas.microsoft.com/office/infopath/2007/PartnerControls"/>
    <ds:schemaRef ds:uri="6a2c3c71-cae9-4f14-a41b-4dd355842347"/>
    <ds:schemaRef ds:uri="222324a9-5da9-4e15-a392-e98303c697b8"/>
  </ds:schemaRefs>
</ds:datastoreItem>
</file>

<file path=customXml/itemProps4.xml><?xml version="1.0" encoding="utf-8"?>
<ds:datastoreItem xmlns:ds="http://schemas.openxmlformats.org/officeDocument/2006/customXml" ds:itemID="{5B3DB5FD-65DC-4BFA-8D16-4C4D5542F7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2324a9-5da9-4e15-a392-e98303c697b8"/>
    <ds:schemaRef ds:uri="6a2c3c71-cae9-4f14-a41b-4dd3558423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4793</Words>
  <Characters>30198</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34922</CharactersWithSpaces>
  <SharedDoc>false</SharedDoc>
  <HLinks>
    <vt:vector size="18" baseType="variant">
      <vt:variant>
        <vt:i4>5963860</vt:i4>
      </vt:variant>
      <vt:variant>
        <vt:i4>6</vt:i4>
      </vt:variant>
      <vt:variant>
        <vt:i4>0</vt:i4>
      </vt:variant>
      <vt:variant>
        <vt:i4>5</vt:i4>
      </vt:variant>
      <vt:variant>
        <vt:lpwstr>https://www.101computing.net/a-star-search-algorithm/</vt:lpwstr>
      </vt:variant>
      <vt:variant>
        <vt:lpwstr/>
      </vt:variant>
      <vt:variant>
        <vt:i4>3735611</vt:i4>
      </vt:variant>
      <vt:variant>
        <vt:i4>3</vt:i4>
      </vt:variant>
      <vt:variant>
        <vt:i4>0</vt:i4>
      </vt:variant>
      <vt:variant>
        <vt:i4>5</vt:i4>
      </vt:variant>
      <vt:variant>
        <vt:lpwstr>https://www.101computing.net/dijkstras-shortest-path-algorithm/</vt:lpwstr>
      </vt:variant>
      <vt:variant>
        <vt:lpwstr/>
      </vt:variant>
      <vt:variant>
        <vt:i4>7929932</vt:i4>
      </vt:variant>
      <vt:variant>
        <vt:i4>0</vt:i4>
      </vt:variant>
      <vt:variant>
        <vt:i4>0</vt:i4>
      </vt:variant>
      <vt:variant>
        <vt:i4>5</vt:i4>
      </vt:variant>
      <vt:variant>
        <vt:lpwstr>http://discrete.openmathbooks.org/dmoi2/sec_paths.html</vt:lpwstr>
      </vt:variant>
      <vt:variant>
        <vt:lpwstr>p-2638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Kofler-Hofer Roman - S2010307022</dc:creator>
  <cp:keywords/>
  <dc:description/>
  <cp:lastModifiedBy>Pichler Christian - s2110307030</cp:lastModifiedBy>
  <cp:revision>7</cp:revision>
  <cp:lastPrinted>2023-07-13T17:16:00Z</cp:lastPrinted>
  <dcterms:created xsi:type="dcterms:W3CDTF">2023-07-11T17:56:00Z</dcterms:created>
  <dcterms:modified xsi:type="dcterms:W3CDTF">2023-07-13T19:18:00Z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0x0101009CBE59A1AB43374FA720A3AC7F22FDF8</vt:lpwstr>
  </property>
  <property fmtid="{D5CDD505-2E9C-101B-9397-08002B2CF9AE}" pid="3" name="MediaServiceImageTags">
    <vt:lpwstr/>
  </property>
</Properties>
</file>